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C41" w:rsidRPr="007F38A8" w:rsidRDefault="00820C41" w:rsidP="00820C41">
      <w:pPr>
        <w:pStyle w:val="Heading1"/>
        <w:rPr>
          <w:i/>
          <w:sz w:val="28"/>
          <w:szCs w:val="28"/>
        </w:rPr>
      </w:pPr>
      <w:bookmarkStart w:id="0" w:name="_Toc453015782"/>
      <w:r w:rsidRPr="007F38A8">
        <w:rPr>
          <w:sz w:val="36"/>
          <w:szCs w:val="36"/>
        </w:rPr>
        <w:t>Увод</w:t>
      </w:r>
      <w:bookmarkEnd w:id="0"/>
      <w:r>
        <w:rPr>
          <w:iCs/>
          <w:kern w:val="0"/>
          <w:sz w:val="28"/>
          <w:szCs w:val="28"/>
          <w:lang w:val="en-US"/>
        </w:rPr>
        <w:t xml:space="preserve"> </w:t>
      </w:r>
    </w:p>
    <w:p w:rsidR="00820C41" w:rsidRDefault="00820C41" w:rsidP="00820C41">
      <w:pPr>
        <w:pStyle w:val="Heading2"/>
        <w:ind w:left="578" w:hanging="578"/>
        <w:rPr>
          <w:lang w:val="ru-RU"/>
        </w:rPr>
      </w:pPr>
      <w:bookmarkStart w:id="1" w:name="_Toc382140908"/>
      <w:bookmarkStart w:id="2" w:name="_Toc390194284"/>
      <w:r>
        <w:rPr>
          <w:lang w:val="ru-RU"/>
        </w:rPr>
        <w:t xml:space="preserve"> </w:t>
      </w:r>
      <w:bookmarkStart w:id="3" w:name="_Toc453015783"/>
      <w:r w:rsidRPr="00835B86">
        <w:rPr>
          <w:lang w:val="ru-RU"/>
        </w:rPr>
        <w:t>Актуалност на проблема и мотивация</w:t>
      </w:r>
      <w:bookmarkEnd w:id="1"/>
      <w:bookmarkEnd w:id="2"/>
      <w:bookmarkEnd w:id="3"/>
    </w:p>
    <w:p w:rsidR="00302ACF" w:rsidRPr="00487FC2" w:rsidRDefault="00302ACF" w:rsidP="00302ACF">
      <w:pPr>
        <w:rPr>
          <w:szCs w:val="24"/>
        </w:rPr>
      </w:pPr>
      <w:proofErr w:type="spellStart"/>
      <w:r w:rsidRPr="00487FC2">
        <w:rPr>
          <w:szCs w:val="24"/>
        </w:rPr>
        <w:t>Казват</w:t>
      </w:r>
      <w:proofErr w:type="spellEnd"/>
      <w:r w:rsidRPr="00487FC2">
        <w:rPr>
          <w:szCs w:val="24"/>
        </w:rPr>
        <w:t xml:space="preserve">, </w:t>
      </w:r>
      <w:proofErr w:type="spellStart"/>
      <w:r w:rsidRPr="00487FC2">
        <w:rPr>
          <w:szCs w:val="24"/>
        </w:rPr>
        <w:t>че</w:t>
      </w:r>
      <w:proofErr w:type="spellEnd"/>
      <w:r w:rsidRPr="00487FC2">
        <w:rPr>
          <w:szCs w:val="24"/>
        </w:rPr>
        <w:t xml:space="preserve"> </w:t>
      </w:r>
      <w:proofErr w:type="spellStart"/>
      <w:r w:rsidRPr="00487FC2">
        <w:rPr>
          <w:szCs w:val="24"/>
        </w:rPr>
        <w:t>човек</w:t>
      </w:r>
      <w:proofErr w:type="spellEnd"/>
      <w:r w:rsidRPr="00487FC2">
        <w:rPr>
          <w:szCs w:val="24"/>
        </w:rPr>
        <w:t xml:space="preserve"> </w:t>
      </w:r>
      <w:proofErr w:type="spellStart"/>
      <w:r w:rsidRPr="00487FC2">
        <w:rPr>
          <w:szCs w:val="24"/>
        </w:rPr>
        <w:t>трябва</w:t>
      </w:r>
      <w:proofErr w:type="spellEnd"/>
      <w:r w:rsidRPr="00487FC2">
        <w:rPr>
          <w:szCs w:val="24"/>
        </w:rPr>
        <w:t xml:space="preserve"> </w:t>
      </w:r>
      <w:proofErr w:type="spellStart"/>
      <w:r w:rsidRPr="00487FC2">
        <w:rPr>
          <w:szCs w:val="24"/>
        </w:rPr>
        <w:t>поне</w:t>
      </w:r>
      <w:proofErr w:type="spellEnd"/>
      <w:r w:rsidRPr="00487FC2">
        <w:rPr>
          <w:szCs w:val="24"/>
        </w:rPr>
        <w:t xml:space="preserve"> </w:t>
      </w:r>
      <w:proofErr w:type="spellStart"/>
      <w:r w:rsidRPr="00487FC2">
        <w:rPr>
          <w:szCs w:val="24"/>
        </w:rPr>
        <w:t>веднъж</w:t>
      </w:r>
      <w:proofErr w:type="spellEnd"/>
      <w:r w:rsidRPr="00487FC2">
        <w:rPr>
          <w:szCs w:val="24"/>
        </w:rPr>
        <w:t xml:space="preserve"> </w:t>
      </w:r>
      <w:proofErr w:type="spellStart"/>
      <w:r w:rsidRPr="00487FC2">
        <w:rPr>
          <w:szCs w:val="24"/>
        </w:rPr>
        <w:t>годишно</w:t>
      </w:r>
      <w:proofErr w:type="spellEnd"/>
      <w:r w:rsidRPr="00487FC2">
        <w:rPr>
          <w:szCs w:val="24"/>
        </w:rPr>
        <w:t xml:space="preserve"> </w:t>
      </w:r>
      <w:proofErr w:type="spellStart"/>
      <w:r w:rsidRPr="00487FC2">
        <w:rPr>
          <w:szCs w:val="24"/>
        </w:rPr>
        <w:t>да</w:t>
      </w:r>
      <w:proofErr w:type="spellEnd"/>
      <w:r w:rsidRPr="00487FC2">
        <w:rPr>
          <w:szCs w:val="24"/>
        </w:rPr>
        <w:t xml:space="preserve"> </w:t>
      </w:r>
      <w:proofErr w:type="spellStart"/>
      <w:r w:rsidRPr="00487FC2">
        <w:rPr>
          <w:szCs w:val="24"/>
        </w:rPr>
        <w:t>посещава</w:t>
      </w:r>
      <w:proofErr w:type="spellEnd"/>
      <w:r w:rsidRPr="00487FC2">
        <w:rPr>
          <w:szCs w:val="24"/>
        </w:rPr>
        <w:t xml:space="preserve"> </w:t>
      </w:r>
      <w:proofErr w:type="spellStart"/>
      <w:r w:rsidRPr="00487FC2">
        <w:rPr>
          <w:szCs w:val="24"/>
        </w:rPr>
        <w:t>места</w:t>
      </w:r>
      <w:proofErr w:type="spellEnd"/>
      <w:r w:rsidRPr="00487FC2">
        <w:rPr>
          <w:szCs w:val="24"/>
        </w:rPr>
        <w:t xml:space="preserve">, </w:t>
      </w:r>
      <w:proofErr w:type="spellStart"/>
      <w:r w:rsidRPr="00487FC2">
        <w:rPr>
          <w:szCs w:val="24"/>
        </w:rPr>
        <w:t>на</w:t>
      </w:r>
      <w:proofErr w:type="spellEnd"/>
      <w:r w:rsidRPr="00487FC2">
        <w:rPr>
          <w:szCs w:val="24"/>
        </w:rPr>
        <w:t xml:space="preserve"> </w:t>
      </w:r>
      <w:proofErr w:type="spellStart"/>
      <w:r w:rsidRPr="00487FC2">
        <w:rPr>
          <w:szCs w:val="24"/>
        </w:rPr>
        <w:t>които</w:t>
      </w:r>
      <w:proofErr w:type="spellEnd"/>
      <w:r w:rsidRPr="00487FC2">
        <w:rPr>
          <w:szCs w:val="24"/>
        </w:rPr>
        <w:t xml:space="preserve"> </w:t>
      </w:r>
      <w:proofErr w:type="spellStart"/>
      <w:r w:rsidRPr="00487FC2">
        <w:rPr>
          <w:szCs w:val="24"/>
        </w:rPr>
        <w:t>никога</w:t>
      </w:r>
      <w:proofErr w:type="spellEnd"/>
      <w:r w:rsidRPr="00487FC2">
        <w:rPr>
          <w:szCs w:val="24"/>
        </w:rPr>
        <w:t xml:space="preserve"> </w:t>
      </w:r>
      <w:proofErr w:type="spellStart"/>
      <w:r w:rsidRPr="00487FC2">
        <w:rPr>
          <w:szCs w:val="24"/>
        </w:rPr>
        <w:t>не</w:t>
      </w:r>
      <w:proofErr w:type="spellEnd"/>
      <w:r w:rsidRPr="00487FC2">
        <w:rPr>
          <w:szCs w:val="24"/>
        </w:rPr>
        <w:t xml:space="preserve"> е </w:t>
      </w:r>
      <w:proofErr w:type="spellStart"/>
      <w:r w:rsidRPr="00487FC2">
        <w:rPr>
          <w:szCs w:val="24"/>
        </w:rPr>
        <w:t>бил</w:t>
      </w:r>
      <w:proofErr w:type="spellEnd"/>
      <w:r w:rsidRPr="00487FC2">
        <w:rPr>
          <w:szCs w:val="24"/>
        </w:rPr>
        <w:t>.</w:t>
      </w:r>
    </w:p>
    <w:p w:rsidR="00CD402E" w:rsidRPr="00487FC2" w:rsidRDefault="00CD402E" w:rsidP="00CD402E">
      <w:pPr>
        <w:rPr>
          <w:szCs w:val="24"/>
        </w:rPr>
      </w:pPr>
      <w:proofErr w:type="spellStart"/>
      <w:r w:rsidRPr="00487FC2">
        <w:rPr>
          <w:szCs w:val="24"/>
        </w:rPr>
        <w:t>Смята</w:t>
      </w:r>
      <w:proofErr w:type="spellEnd"/>
      <w:r w:rsidRPr="00487FC2">
        <w:rPr>
          <w:szCs w:val="24"/>
        </w:rPr>
        <w:t xml:space="preserve"> </w:t>
      </w:r>
      <w:proofErr w:type="spellStart"/>
      <w:r w:rsidRPr="00487FC2">
        <w:rPr>
          <w:szCs w:val="24"/>
        </w:rPr>
        <w:t>се</w:t>
      </w:r>
      <w:proofErr w:type="spellEnd"/>
      <w:r w:rsidRPr="00487FC2">
        <w:rPr>
          <w:szCs w:val="24"/>
        </w:rPr>
        <w:t xml:space="preserve">, </w:t>
      </w:r>
      <w:proofErr w:type="spellStart"/>
      <w:r w:rsidRPr="00487FC2">
        <w:rPr>
          <w:szCs w:val="24"/>
        </w:rPr>
        <w:t>че</w:t>
      </w:r>
      <w:proofErr w:type="spellEnd"/>
      <w:r w:rsidRPr="00487FC2">
        <w:rPr>
          <w:szCs w:val="24"/>
        </w:rPr>
        <w:t xml:space="preserve"> </w:t>
      </w:r>
      <w:proofErr w:type="spellStart"/>
      <w:r w:rsidRPr="00487FC2">
        <w:rPr>
          <w:szCs w:val="24"/>
        </w:rPr>
        <w:t>харченето</w:t>
      </w:r>
      <w:proofErr w:type="spellEnd"/>
      <w:r w:rsidRPr="00487FC2">
        <w:rPr>
          <w:szCs w:val="24"/>
        </w:rPr>
        <w:t xml:space="preserve"> </w:t>
      </w:r>
      <w:proofErr w:type="spellStart"/>
      <w:r w:rsidRPr="00487FC2">
        <w:rPr>
          <w:szCs w:val="24"/>
        </w:rPr>
        <w:t>на</w:t>
      </w:r>
      <w:proofErr w:type="spellEnd"/>
      <w:r w:rsidRPr="00487FC2">
        <w:rPr>
          <w:szCs w:val="24"/>
        </w:rPr>
        <w:t xml:space="preserve"> </w:t>
      </w:r>
      <w:proofErr w:type="spellStart"/>
      <w:r w:rsidRPr="00487FC2">
        <w:rPr>
          <w:szCs w:val="24"/>
        </w:rPr>
        <w:t>средства</w:t>
      </w:r>
      <w:proofErr w:type="spellEnd"/>
      <w:r w:rsidRPr="00487FC2">
        <w:rPr>
          <w:szCs w:val="24"/>
        </w:rPr>
        <w:t xml:space="preserve"> </w:t>
      </w:r>
      <w:proofErr w:type="spellStart"/>
      <w:r w:rsidRPr="00487FC2">
        <w:rPr>
          <w:szCs w:val="24"/>
        </w:rPr>
        <w:t>за</w:t>
      </w:r>
      <w:proofErr w:type="spellEnd"/>
      <w:r w:rsidRPr="00487FC2">
        <w:rPr>
          <w:szCs w:val="24"/>
        </w:rPr>
        <w:t xml:space="preserve"> </w:t>
      </w:r>
      <w:proofErr w:type="spellStart"/>
      <w:r w:rsidRPr="00487FC2">
        <w:rPr>
          <w:szCs w:val="24"/>
        </w:rPr>
        <w:t>опит</w:t>
      </w:r>
      <w:proofErr w:type="spellEnd"/>
      <w:r w:rsidRPr="00487FC2">
        <w:rPr>
          <w:szCs w:val="24"/>
        </w:rPr>
        <w:t xml:space="preserve"> е </w:t>
      </w:r>
      <w:proofErr w:type="spellStart"/>
      <w:r w:rsidRPr="00487FC2">
        <w:rPr>
          <w:szCs w:val="24"/>
        </w:rPr>
        <w:t>по-вероятно</w:t>
      </w:r>
      <w:proofErr w:type="spellEnd"/>
      <w:r w:rsidRPr="00487FC2">
        <w:rPr>
          <w:szCs w:val="24"/>
        </w:rPr>
        <w:t xml:space="preserve"> </w:t>
      </w:r>
      <w:proofErr w:type="spellStart"/>
      <w:r w:rsidRPr="00487FC2">
        <w:rPr>
          <w:szCs w:val="24"/>
        </w:rPr>
        <w:t>да</w:t>
      </w:r>
      <w:proofErr w:type="spellEnd"/>
      <w:r w:rsidRPr="00487FC2">
        <w:rPr>
          <w:szCs w:val="24"/>
        </w:rPr>
        <w:t xml:space="preserve"> </w:t>
      </w:r>
      <w:proofErr w:type="spellStart"/>
      <w:r w:rsidRPr="00487FC2">
        <w:rPr>
          <w:szCs w:val="24"/>
        </w:rPr>
        <w:t>донесе</w:t>
      </w:r>
      <w:proofErr w:type="spellEnd"/>
      <w:r w:rsidRPr="00487FC2">
        <w:rPr>
          <w:szCs w:val="24"/>
        </w:rPr>
        <w:t xml:space="preserve"> </w:t>
      </w:r>
      <w:proofErr w:type="spellStart"/>
      <w:r w:rsidRPr="00487FC2">
        <w:rPr>
          <w:szCs w:val="24"/>
        </w:rPr>
        <w:t>трайно</w:t>
      </w:r>
      <w:proofErr w:type="spellEnd"/>
      <w:r w:rsidRPr="00487FC2">
        <w:rPr>
          <w:szCs w:val="24"/>
        </w:rPr>
        <w:t xml:space="preserve"> </w:t>
      </w:r>
      <w:proofErr w:type="spellStart"/>
      <w:r w:rsidRPr="00487FC2">
        <w:rPr>
          <w:szCs w:val="24"/>
        </w:rPr>
        <w:t>щастие</w:t>
      </w:r>
      <w:proofErr w:type="spellEnd"/>
      <w:r w:rsidRPr="00487FC2">
        <w:rPr>
          <w:szCs w:val="24"/>
        </w:rPr>
        <w:t xml:space="preserve">, </w:t>
      </w:r>
      <w:proofErr w:type="spellStart"/>
      <w:r w:rsidRPr="00487FC2">
        <w:rPr>
          <w:szCs w:val="24"/>
        </w:rPr>
        <w:t>отколкото</w:t>
      </w:r>
      <w:proofErr w:type="spellEnd"/>
      <w:r w:rsidRPr="00487FC2">
        <w:rPr>
          <w:szCs w:val="24"/>
        </w:rPr>
        <w:t xml:space="preserve"> </w:t>
      </w:r>
      <w:proofErr w:type="spellStart"/>
      <w:r w:rsidRPr="00487FC2">
        <w:rPr>
          <w:szCs w:val="24"/>
        </w:rPr>
        <w:t>тяхното</w:t>
      </w:r>
      <w:proofErr w:type="spellEnd"/>
      <w:r w:rsidRPr="00487FC2">
        <w:rPr>
          <w:szCs w:val="24"/>
        </w:rPr>
        <w:t xml:space="preserve"> </w:t>
      </w:r>
      <w:proofErr w:type="spellStart"/>
      <w:r w:rsidRPr="00487FC2">
        <w:rPr>
          <w:szCs w:val="24"/>
        </w:rPr>
        <w:t>прахосване</w:t>
      </w:r>
      <w:proofErr w:type="spellEnd"/>
      <w:r w:rsidRPr="00487FC2">
        <w:rPr>
          <w:szCs w:val="24"/>
        </w:rPr>
        <w:t xml:space="preserve"> </w:t>
      </w:r>
      <w:proofErr w:type="spellStart"/>
      <w:r w:rsidRPr="00487FC2">
        <w:rPr>
          <w:szCs w:val="24"/>
        </w:rPr>
        <w:t>по</w:t>
      </w:r>
      <w:proofErr w:type="spellEnd"/>
      <w:r w:rsidRPr="00487FC2">
        <w:rPr>
          <w:szCs w:val="24"/>
        </w:rPr>
        <w:t xml:space="preserve"> </w:t>
      </w:r>
      <w:proofErr w:type="spellStart"/>
      <w:r w:rsidRPr="00487FC2">
        <w:rPr>
          <w:szCs w:val="24"/>
        </w:rPr>
        <w:t>материални</w:t>
      </w:r>
      <w:proofErr w:type="spellEnd"/>
      <w:r w:rsidRPr="00487FC2">
        <w:rPr>
          <w:szCs w:val="24"/>
        </w:rPr>
        <w:t xml:space="preserve"> </w:t>
      </w:r>
      <w:proofErr w:type="spellStart"/>
      <w:r w:rsidRPr="00487FC2">
        <w:rPr>
          <w:szCs w:val="24"/>
        </w:rPr>
        <w:t>неща</w:t>
      </w:r>
      <w:proofErr w:type="spellEnd"/>
      <w:r w:rsidRPr="00487FC2">
        <w:rPr>
          <w:szCs w:val="24"/>
        </w:rPr>
        <w:t xml:space="preserve">. </w:t>
      </w:r>
      <w:proofErr w:type="spellStart"/>
      <w:r w:rsidRPr="00487FC2">
        <w:rPr>
          <w:szCs w:val="24"/>
        </w:rPr>
        <w:t>Причината</w:t>
      </w:r>
      <w:proofErr w:type="spellEnd"/>
      <w:r w:rsidRPr="00487FC2">
        <w:rPr>
          <w:szCs w:val="24"/>
        </w:rPr>
        <w:t xml:space="preserve"> е, </w:t>
      </w:r>
      <w:proofErr w:type="spellStart"/>
      <w:r w:rsidRPr="00487FC2">
        <w:rPr>
          <w:szCs w:val="24"/>
        </w:rPr>
        <w:t>че</w:t>
      </w:r>
      <w:proofErr w:type="spellEnd"/>
      <w:r w:rsidRPr="00487FC2">
        <w:rPr>
          <w:szCs w:val="24"/>
        </w:rPr>
        <w:t xml:space="preserve"> </w:t>
      </w:r>
      <w:proofErr w:type="spellStart"/>
      <w:r w:rsidRPr="00487FC2">
        <w:rPr>
          <w:szCs w:val="24"/>
        </w:rPr>
        <w:t>хората</w:t>
      </w:r>
      <w:proofErr w:type="spellEnd"/>
      <w:r w:rsidRPr="00487FC2">
        <w:rPr>
          <w:szCs w:val="24"/>
        </w:rPr>
        <w:t xml:space="preserve"> </w:t>
      </w:r>
      <w:proofErr w:type="spellStart"/>
      <w:r w:rsidRPr="00487FC2">
        <w:rPr>
          <w:szCs w:val="24"/>
        </w:rPr>
        <w:t>се</w:t>
      </w:r>
      <w:proofErr w:type="spellEnd"/>
      <w:r w:rsidRPr="00487FC2">
        <w:rPr>
          <w:szCs w:val="24"/>
        </w:rPr>
        <w:t xml:space="preserve"> </w:t>
      </w:r>
      <w:proofErr w:type="spellStart"/>
      <w:r w:rsidRPr="00487FC2">
        <w:rPr>
          <w:szCs w:val="24"/>
        </w:rPr>
        <w:t>адаптират</w:t>
      </w:r>
      <w:proofErr w:type="spellEnd"/>
      <w:r w:rsidRPr="00487FC2">
        <w:rPr>
          <w:szCs w:val="24"/>
        </w:rPr>
        <w:t xml:space="preserve"> </w:t>
      </w:r>
      <w:proofErr w:type="spellStart"/>
      <w:r w:rsidRPr="00487FC2">
        <w:rPr>
          <w:szCs w:val="24"/>
        </w:rPr>
        <w:t>към</w:t>
      </w:r>
      <w:proofErr w:type="spellEnd"/>
      <w:r w:rsidRPr="00487FC2">
        <w:rPr>
          <w:szCs w:val="24"/>
        </w:rPr>
        <w:t xml:space="preserve"> </w:t>
      </w:r>
      <w:proofErr w:type="spellStart"/>
      <w:r w:rsidRPr="00487FC2">
        <w:rPr>
          <w:szCs w:val="24"/>
        </w:rPr>
        <w:t>физическите</w:t>
      </w:r>
      <w:proofErr w:type="spellEnd"/>
      <w:r w:rsidRPr="00487FC2">
        <w:rPr>
          <w:szCs w:val="24"/>
        </w:rPr>
        <w:t xml:space="preserve"> </w:t>
      </w:r>
      <w:proofErr w:type="spellStart"/>
      <w:r w:rsidRPr="00487FC2">
        <w:rPr>
          <w:szCs w:val="24"/>
        </w:rPr>
        <w:t>обекти</w:t>
      </w:r>
      <w:proofErr w:type="spellEnd"/>
      <w:r w:rsidRPr="00487FC2">
        <w:rPr>
          <w:szCs w:val="24"/>
        </w:rPr>
        <w:t xml:space="preserve"> - </w:t>
      </w:r>
      <w:proofErr w:type="spellStart"/>
      <w:r w:rsidRPr="00487FC2">
        <w:rPr>
          <w:szCs w:val="24"/>
        </w:rPr>
        <w:t>което</w:t>
      </w:r>
      <w:proofErr w:type="spellEnd"/>
      <w:r w:rsidRPr="00487FC2">
        <w:rPr>
          <w:szCs w:val="24"/>
        </w:rPr>
        <w:t xml:space="preserve"> </w:t>
      </w:r>
      <w:proofErr w:type="spellStart"/>
      <w:r w:rsidRPr="00487FC2">
        <w:rPr>
          <w:szCs w:val="24"/>
        </w:rPr>
        <w:t>означава</w:t>
      </w:r>
      <w:proofErr w:type="spellEnd"/>
      <w:r w:rsidRPr="00487FC2">
        <w:rPr>
          <w:szCs w:val="24"/>
        </w:rPr>
        <w:t xml:space="preserve">, </w:t>
      </w:r>
      <w:proofErr w:type="spellStart"/>
      <w:r w:rsidRPr="00487FC2">
        <w:rPr>
          <w:szCs w:val="24"/>
        </w:rPr>
        <w:t>че</w:t>
      </w:r>
      <w:proofErr w:type="spellEnd"/>
      <w:r w:rsidRPr="00487FC2">
        <w:rPr>
          <w:szCs w:val="24"/>
        </w:rPr>
        <w:t xml:space="preserve"> </w:t>
      </w:r>
      <w:proofErr w:type="spellStart"/>
      <w:r w:rsidRPr="00487FC2">
        <w:rPr>
          <w:szCs w:val="24"/>
        </w:rPr>
        <w:t>нещата</w:t>
      </w:r>
      <w:proofErr w:type="spellEnd"/>
      <w:r w:rsidRPr="00487FC2">
        <w:rPr>
          <w:szCs w:val="24"/>
        </w:rPr>
        <w:t xml:space="preserve">, </w:t>
      </w:r>
      <w:proofErr w:type="spellStart"/>
      <w:r w:rsidRPr="00487FC2">
        <w:rPr>
          <w:szCs w:val="24"/>
        </w:rPr>
        <w:t>които</w:t>
      </w:r>
      <w:proofErr w:type="spellEnd"/>
      <w:r w:rsidRPr="00487FC2">
        <w:rPr>
          <w:szCs w:val="24"/>
        </w:rPr>
        <w:t xml:space="preserve"> </w:t>
      </w:r>
      <w:proofErr w:type="spellStart"/>
      <w:r w:rsidRPr="00487FC2">
        <w:rPr>
          <w:szCs w:val="24"/>
        </w:rPr>
        <w:t>са</w:t>
      </w:r>
      <w:proofErr w:type="spellEnd"/>
      <w:r w:rsidRPr="00487FC2">
        <w:rPr>
          <w:szCs w:val="24"/>
        </w:rPr>
        <w:t xml:space="preserve"> </w:t>
      </w:r>
      <w:proofErr w:type="spellStart"/>
      <w:r w:rsidRPr="00487FC2">
        <w:rPr>
          <w:szCs w:val="24"/>
        </w:rPr>
        <w:t>купили</w:t>
      </w:r>
      <w:proofErr w:type="spellEnd"/>
      <w:r w:rsidRPr="00487FC2">
        <w:rPr>
          <w:szCs w:val="24"/>
        </w:rPr>
        <w:t xml:space="preserve"> с </w:t>
      </w:r>
      <w:proofErr w:type="spellStart"/>
      <w:r w:rsidRPr="00487FC2">
        <w:rPr>
          <w:szCs w:val="24"/>
        </w:rPr>
        <w:t>течение</w:t>
      </w:r>
      <w:proofErr w:type="spellEnd"/>
      <w:r w:rsidRPr="00487FC2">
        <w:rPr>
          <w:szCs w:val="24"/>
        </w:rPr>
        <w:t xml:space="preserve"> </w:t>
      </w:r>
      <w:proofErr w:type="spellStart"/>
      <w:r w:rsidRPr="00487FC2">
        <w:rPr>
          <w:szCs w:val="24"/>
        </w:rPr>
        <w:t>на</w:t>
      </w:r>
      <w:proofErr w:type="spellEnd"/>
      <w:r w:rsidRPr="00487FC2">
        <w:rPr>
          <w:szCs w:val="24"/>
        </w:rPr>
        <w:t xml:space="preserve"> </w:t>
      </w:r>
      <w:proofErr w:type="spellStart"/>
      <w:r w:rsidRPr="00487FC2">
        <w:rPr>
          <w:szCs w:val="24"/>
        </w:rPr>
        <w:t>времето</w:t>
      </w:r>
      <w:proofErr w:type="spellEnd"/>
      <w:r w:rsidRPr="00487FC2">
        <w:rPr>
          <w:szCs w:val="24"/>
        </w:rPr>
        <w:t xml:space="preserve"> </w:t>
      </w:r>
      <w:proofErr w:type="spellStart"/>
      <w:r w:rsidRPr="00487FC2">
        <w:rPr>
          <w:szCs w:val="24"/>
        </w:rPr>
        <w:t>ще</w:t>
      </w:r>
      <w:proofErr w:type="spellEnd"/>
      <w:r w:rsidRPr="00487FC2">
        <w:rPr>
          <w:szCs w:val="24"/>
        </w:rPr>
        <w:t xml:space="preserve"> </w:t>
      </w:r>
      <w:proofErr w:type="spellStart"/>
      <w:r w:rsidRPr="00487FC2">
        <w:rPr>
          <w:szCs w:val="24"/>
        </w:rPr>
        <w:t>им</w:t>
      </w:r>
      <w:proofErr w:type="spellEnd"/>
      <w:r w:rsidRPr="00487FC2">
        <w:rPr>
          <w:szCs w:val="24"/>
        </w:rPr>
        <w:t xml:space="preserve"> </w:t>
      </w:r>
      <w:proofErr w:type="spellStart"/>
      <w:r w:rsidRPr="00487FC2">
        <w:rPr>
          <w:szCs w:val="24"/>
        </w:rPr>
        <w:t>носят</w:t>
      </w:r>
      <w:proofErr w:type="spellEnd"/>
      <w:r w:rsidRPr="00487FC2">
        <w:rPr>
          <w:szCs w:val="24"/>
        </w:rPr>
        <w:t xml:space="preserve"> </w:t>
      </w:r>
      <w:proofErr w:type="spellStart"/>
      <w:r w:rsidRPr="00487FC2">
        <w:rPr>
          <w:szCs w:val="24"/>
        </w:rPr>
        <w:t>все</w:t>
      </w:r>
      <w:proofErr w:type="spellEnd"/>
      <w:r w:rsidRPr="00487FC2">
        <w:rPr>
          <w:szCs w:val="24"/>
        </w:rPr>
        <w:t xml:space="preserve"> </w:t>
      </w:r>
      <w:proofErr w:type="spellStart"/>
      <w:r w:rsidRPr="00487FC2">
        <w:rPr>
          <w:szCs w:val="24"/>
        </w:rPr>
        <w:t>по-малко</w:t>
      </w:r>
      <w:proofErr w:type="spellEnd"/>
      <w:r w:rsidRPr="00487FC2">
        <w:rPr>
          <w:szCs w:val="24"/>
        </w:rPr>
        <w:t xml:space="preserve"> </w:t>
      </w:r>
      <w:proofErr w:type="spellStart"/>
      <w:r w:rsidRPr="00487FC2">
        <w:rPr>
          <w:szCs w:val="24"/>
        </w:rPr>
        <w:t>радост</w:t>
      </w:r>
      <w:proofErr w:type="spellEnd"/>
      <w:r w:rsidRPr="00487FC2">
        <w:rPr>
          <w:szCs w:val="24"/>
        </w:rPr>
        <w:t xml:space="preserve">. </w:t>
      </w:r>
      <w:proofErr w:type="spellStart"/>
      <w:r w:rsidRPr="00487FC2">
        <w:rPr>
          <w:szCs w:val="24"/>
        </w:rPr>
        <w:t>Обратно</w:t>
      </w:r>
      <w:proofErr w:type="spellEnd"/>
      <w:r w:rsidRPr="00487FC2">
        <w:rPr>
          <w:szCs w:val="24"/>
        </w:rPr>
        <w:t xml:space="preserve"> </w:t>
      </w:r>
      <w:proofErr w:type="spellStart"/>
      <w:r w:rsidRPr="00487FC2">
        <w:rPr>
          <w:szCs w:val="24"/>
        </w:rPr>
        <w:t>на</w:t>
      </w:r>
      <w:proofErr w:type="spellEnd"/>
      <w:r w:rsidRPr="00487FC2">
        <w:rPr>
          <w:szCs w:val="24"/>
        </w:rPr>
        <w:t xml:space="preserve"> </w:t>
      </w:r>
      <w:proofErr w:type="spellStart"/>
      <w:r w:rsidRPr="00487FC2">
        <w:rPr>
          <w:szCs w:val="24"/>
        </w:rPr>
        <w:t>това</w:t>
      </w:r>
      <w:proofErr w:type="spellEnd"/>
      <w:r w:rsidRPr="00487FC2">
        <w:rPr>
          <w:szCs w:val="24"/>
        </w:rPr>
        <w:t xml:space="preserve"> </w:t>
      </w:r>
      <w:proofErr w:type="spellStart"/>
      <w:r w:rsidRPr="00487FC2">
        <w:rPr>
          <w:szCs w:val="24"/>
        </w:rPr>
        <w:t>радостта</w:t>
      </w:r>
      <w:proofErr w:type="spellEnd"/>
      <w:r w:rsidRPr="00487FC2">
        <w:rPr>
          <w:szCs w:val="24"/>
        </w:rPr>
        <w:t xml:space="preserve"> </w:t>
      </w:r>
      <w:proofErr w:type="spellStart"/>
      <w:r w:rsidRPr="00487FC2">
        <w:rPr>
          <w:szCs w:val="24"/>
        </w:rPr>
        <w:t>от</w:t>
      </w:r>
      <w:proofErr w:type="spellEnd"/>
      <w:r w:rsidRPr="00487FC2">
        <w:rPr>
          <w:szCs w:val="24"/>
        </w:rPr>
        <w:t xml:space="preserve"> </w:t>
      </w:r>
      <w:proofErr w:type="spellStart"/>
      <w:r w:rsidRPr="00487FC2">
        <w:rPr>
          <w:szCs w:val="24"/>
        </w:rPr>
        <w:t>преживяно</w:t>
      </w:r>
      <w:proofErr w:type="spellEnd"/>
      <w:r w:rsidRPr="00487FC2">
        <w:rPr>
          <w:szCs w:val="24"/>
        </w:rPr>
        <w:t xml:space="preserve"> </w:t>
      </w:r>
      <w:proofErr w:type="spellStart"/>
      <w:r w:rsidRPr="00487FC2">
        <w:rPr>
          <w:szCs w:val="24"/>
        </w:rPr>
        <w:t>пътуване</w:t>
      </w:r>
      <w:proofErr w:type="spellEnd"/>
      <w:r w:rsidRPr="00487FC2">
        <w:rPr>
          <w:szCs w:val="24"/>
        </w:rPr>
        <w:t xml:space="preserve"> и </w:t>
      </w:r>
      <w:proofErr w:type="spellStart"/>
      <w:r w:rsidRPr="00487FC2">
        <w:rPr>
          <w:szCs w:val="24"/>
        </w:rPr>
        <w:t>емоцията</w:t>
      </w:r>
      <w:proofErr w:type="spellEnd"/>
      <w:r w:rsidRPr="00487FC2">
        <w:rPr>
          <w:szCs w:val="24"/>
        </w:rPr>
        <w:t xml:space="preserve"> </w:t>
      </w:r>
      <w:proofErr w:type="spellStart"/>
      <w:r w:rsidRPr="00487FC2">
        <w:rPr>
          <w:szCs w:val="24"/>
        </w:rPr>
        <w:t>от</w:t>
      </w:r>
      <w:proofErr w:type="spellEnd"/>
      <w:r w:rsidRPr="00487FC2">
        <w:rPr>
          <w:szCs w:val="24"/>
        </w:rPr>
        <w:t xml:space="preserve"> </w:t>
      </w:r>
      <w:proofErr w:type="spellStart"/>
      <w:r w:rsidRPr="00487FC2">
        <w:rPr>
          <w:szCs w:val="24"/>
        </w:rPr>
        <w:t>спомените</w:t>
      </w:r>
      <w:proofErr w:type="spellEnd"/>
      <w:r w:rsidRPr="00487FC2">
        <w:rPr>
          <w:szCs w:val="24"/>
        </w:rPr>
        <w:t xml:space="preserve"> </w:t>
      </w:r>
      <w:proofErr w:type="spellStart"/>
      <w:r w:rsidRPr="00487FC2">
        <w:rPr>
          <w:szCs w:val="24"/>
        </w:rPr>
        <w:t>само</w:t>
      </w:r>
      <w:proofErr w:type="spellEnd"/>
      <w:r w:rsidRPr="00487FC2">
        <w:rPr>
          <w:szCs w:val="24"/>
        </w:rPr>
        <w:t xml:space="preserve"> </w:t>
      </w:r>
      <w:proofErr w:type="spellStart"/>
      <w:r w:rsidRPr="00487FC2">
        <w:rPr>
          <w:szCs w:val="24"/>
        </w:rPr>
        <w:t>се</w:t>
      </w:r>
      <w:proofErr w:type="spellEnd"/>
      <w:r w:rsidRPr="00487FC2">
        <w:rPr>
          <w:szCs w:val="24"/>
        </w:rPr>
        <w:t xml:space="preserve"> </w:t>
      </w:r>
      <w:proofErr w:type="spellStart"/>
      <w:r w:rsidRPr="00487FC2">
        <w:rPr>
          <w:szCs w:val="24"/>
        </w:rPr>
        <w:t>увеличава</w:t>
      </w:r>
      <w:proofErr w:type="spellEnd"/>
      <w:r w:rsidRPr="00487FC2">
        <w:rPr>
          <w:szCs w:val="24"/>
        </w:rPr>
        <w:t>.</w:t>
      </w:r>
    </w:p>
    <w:p w:rsidR="00F20128" w:rsidRPr="00487FC2" w:rsidRDefault="00CD402E" w:rsidP="00F20128">
      <w:pPr>
        <w:rPr>
          <w:szCs w:val="24"/>
        </w:rPr>
      </w:pPr>
      <w:proofErr w:type="spellStart"/>
      <w:r w:rsidRPr="00487FC2">
        <w:rPr>
          <w:bCs/>
        </w:rPr>
        <w:t>Пътуването</w:t>
      </w:r>
      <w:proofErr w:type="spellEnd"/>
      <w:r w:rsidRPr="00487FC2">
        <w:rPr>
          <w:bCs/>
        </w:rPr>
        <w:t xml:space="preserve"> е </w:t>
      </w:r>
      <w:proofErr w:type="spellStart"/>
      <w:r w:rsidRPr="00487FC2">
        <w:rPr>
          <w:bCs/>
        </w:rPr>
        <w:t>свързано</w:t>
      </w:r>
      <w:proofErr w:type="spellEnd"/>
      <w:r w:rsidRPr="00487FC2">
        <w:rPr>
          <w:bCs/>
        </w:rPr>
        <w:t xml:space="preserve"> </w:t>
      </w:r>
      <w:proofErr w:type="spellStart"/>
      <w:r w:rsidRPr="00487FC2">
        <w:rPr>
          <w:bCs/>
        </w:rPr>
        <w:t>предимно</w:t>
      </w:r>
      <w:proofErr w:type="spellEnd"/>
      <w:r w:rsidRPr="00487FC2">
        <w:rPr>
          <w:bCs/>
        </w:rPr>
        <w:t xml:space="preserve"> и </w:t>
      </w:r>
      <w:proofErr w:type="spellStart"/>
      <w:r w:rsidRPr="00487FC2">
        <w:rPr>
          <w:bCs/>
        </w:rPr>
        <w:t>само</w:t>
      </w:r>
      <w:proofErr w:type="spellEnd"/>
      <w:r w:rsidRPr="00487FC2">
        <w:rPr>
          <w:bCs/>
        </w:rPr>
        <w:t xml:space="preserve"> с </w:t>
      </w:r>
      <w:proofErr w:type="spellStart"/>
      <w:r w:rsidRPr="00487FC2">
        <w:rPr>
          <w:bCs/>
        </w:rPr>
        <w:t>положителна</w:t>
      </w:r>
      <w:proofErr w:type="spellEnd"/>
      <w:r w:rsidRPr="00487FC2">
        <w:rPr>
          <w:bCs/>
        </w:rPr>
        <w:t xml:space="preserve"> </w:t>
      </w:r>
      <w:proofErr w:type="spellStart"/>
      <w:r w:rsidRPr="00487FC2">
        <w:rPr>
          <w:bCs/>
        </w:rPr>
        <w:t>емоция</w:t>
      </w:r>
      <w:proofErr w:type="spellEnd"/>
      <w:r w:rsidR="003D6437" w:rsidRPr="00487FC2">
        <w:rPr>
          <w:bCs/>
        </w:rPr>
        <w:t>.</w:t>
      </w:r>
      <w:r w:rsidR="00F5305B" w:rsidRPr="00487FC2">
        <w:rPr>
          <w:bCs/>
        </w:rPr>
        <w:t xml:space="preserve"> </w:t>
      </w:r>
      <w:r w:rsidR="003D6437" w:rsidRPr="00487FC2">
        <w:rPr>
          <w:bCs/>
        </w:rPr>
        <w:t>И</w:t>
      </w:r>
      <w:r w:rsidRPr="00487FC2">
        <w:rPr>
          <w:bCs/>
        </w:rPr>
        <w:t xml:space="preserve"> </w:t>
      </w:r>
      <w:proofErr w:type="spellStart"/>
      <w:r w:rsidRPr="00487FC2">
        <w:rPr>
          <w:bCs/>
        </w:rPr>
        <w:t>за</w:t>
      </w:r>
      <w:proofErr w:type="spellEnd"/>
      <w:r w:rsidRPr="00487FC2">
        <w:rPr>
          <w:bCs/>
        </w:rPr>
        <w:t xml:space="preserve"> </w:t>
      </w:r>
      <w:proofErr w:type="spellStart"/>
      <w:proofErr w:type="gramStart"/>
      <w:r w:rsidRPr="00487FC2">
        <w:rPr>
          <w:bCs/>
        </w:rPr>
        <w:t>да</w:t>
      </w:r>
      <w:proofErr w:type="spellEnd"/>
      <w:r w:rsidRPr="00487FC2">
        <w:rPr>
          <w:bCs/>
        </w:rPr>
        <w:t xml:space="preserve"> </w:t>
      </w:r>
      <w:r w:rsidR="003D6437" w:rsidRPr="00487FC2">
        <w:rPr>
          <w:bCs/>
        </w:rPr>
        <w:t xml:space="preserve"> </w:t>
      </w:r>
      <w:proofErr w:type="spellStart"/>
      <w:r w:rsidR="003D6437" w:rsidRPr="00487FC2">
        <w:rPr>
          <w:bCs/>
        </w:rPr>
        <w:t>се</w:t>
      </w:r>
      <w:proofErr w:type="spellEnd"/>
      <w:proofErr w:type="gramEnd"/>
      <w:r w:rsidR="003D6437" w:rsidRPr="00487FC2">
        <w:rPr>
          <w:bCs/>
        </w:rPr>
        <w:t xml:space="preserve"> </w:t>
      </w:r>
      <w:proofErr w:type="spellStart"/>
      <w:r w:rsidR="003D6437" w:rsidRPr="00487FC2">
        <w:rPr>
          <w:bCs/>
        </w:rPr>
        <w:t>пътува</w:t>
      </w:r>
      <w:proofErr w:type="spellEnd"/>
      <w:r w:rsidR="00914D08" w:rsidRPr="00487FC2">
        <w:rPr>
          <w:bCs/>
        </w:rPr>
        <w:t>,</w:t>
      </w:r>
      <w:r w:rsidR="003D6437" w:rsidRPr="00487FC2">
        <w:rPr>
          <w:bCs/>
        </w:rPr>
        <w:t xml:space="preserve"> </w:t>
      </w:r>
      <w:proofErr w:type="spellStart"/>
      <w:r w:rsidR="003D6437" w:rsidRPr="00487FC2">
        <w:rPr>
          <w:bCs/>
        </w:rPr>
        <w:t>н</w:t>
      </w:r>
      <w:r w:rsidRPr="00487FC2">
        <w:rPr>
          <w:bCs/>
        </w:rPr>
        <w:t>е</w:t>
      </w:r>
      <w:proofErr w:type="spellEnd"/>
      <w:r w:rsidRPr="00487FC2">
        <w:rPr>
          <w:bCs/>
        </w:rPr>
        <w:t xml:space="preserve"> </w:t>
      </w:r>
      <w:proofErr w:type="spellStart"/>
      <w:r w:rsidRPr="00487FC2">
        <w:rPr>
          <w:bCs/>
        </w:rPr>
        <w:t>винаги</w:t>
      </w:r>
      <w:proofErr w:type="spellEnd"/>
      <w:r w:rsidRPr="00487FC2">
        <w:rPr>
          <w:bCs/>
        </w:rPr>
        <w:t xml:space="preserve"> </w:t>
      </w:r>
      <w:proofErr w:type="spellStart"/>
      <w:r w:rsidRPr="00487FC2">
        <w:rPr>
          <w:bCs/>
        </w:rPr>
        <w:t>се</w:t>
      </w:r>
      <w:proofErr w:type="spellEnd"/>
      <w:r w:rsidR="003D6437" w:rsidRPr="00487FC2">
        <w:rPr>
          <w:bCs/>
        </w:rPr>
        <w:t xml:space="preserve"> </w:t>
      </w:r>
      <w:proofErr w:type="spellStart"/>
      <w:r w:rsidR="003D6437" w:rsidRPr="00487FC2">
        <w:rPr>
          <w:bCs/>
        </w:rPr>
        <w:t>изисква</w:t>
      </w:r>
      <w:proofErr w:type="spellEnd"/>
      <w:r w:rsidR="003D6437" w:rsidRPr="00487FC2">
        <w:rPr>
          <w:bCs/>
        </w:rPr>
        <w:t xml:space="preserve"> </w:t>
      </w:r>
      <w:proofErr w:type="spellStart"/>
      <w:r w:rsidR="003D6437" w:rsidRPr="00487FC2">
        <w:rPr>
          <w:bCs/>
        </w:rPr>
        <w:t>много</w:t>
      </w:r>
      <w:proofErr w:type="spellEnd"/>
      <w:r w:rsidR="003D6437" w:rsidRPr="00487FC2">
        <w:rPr>
          <w:bCs/>
        </w:rPr>
        <w:t xml:space="preserve">, </w:t>
      </w:r>
      <w:proofErr w:type="spellStart"/>
      <w:r w:rsidR="003D6437" w:rsidRPr="00487FC2">
        <w:rPr>
          <w:bCs/>
        </w:rPr>
        <w:t>д</w:t>
      </w:r>
      <w:r w:rsidRPr="00487FC2">
        <w:rPr>
          <w:bCs/>
        </w:rPr>
        <w:t>ори</w:t>
      </w:r>
      <w:proofErr w:type="spellEnd"/>
      <w:r w:rsidRPr="00487FC2">
        <w:rPr>
          <w:bCs/>
        </w:rPr>
        <w:t xml:space="preserve"> </w:t>
      </w:r>
      <w:proofErr w:type="spellStart"/>
      <w:r w:rsidRPr="00487FC2">
        <w:rPr>
          <w:bCs/>
        </w:rPr>
        <w:t>разходката</w:t>
      </w:r>
      <w:proofErr w:type="spellEnd"/>
      <w:r w:rsidRPr="00487FC2">
        <w:rPr>
          <w:bCs/>
        </w:rPr>
        <w:t xml:space="preserve"> </w:t>
      </w:r>
      <w:proofErr w:type="spellStart"/>
      <w:r w:rsidRPr="00487FC2">
        <w:rPr>
          <w:bCs/>
        </w:rPr>
        <w:t>до</w:t>
      </w:r>
      <w:proofErr w:type="spellEnd"/>
      <w:r w:rsidRPr="00487FC2">
        <w:rPr>
          <w:bCs/>
        </w:rPr>
        <w:t xml:space="preserve"> </w:t>
      </w:r>
      <w:proofErr w:type="spellStart"/>
      <w:r w:rsidRPr="00487FC2">
        <w:rPr>
          <w:bCs/>
        </w:rPr>
        <w:t>близкия</w:t>
      </w:r>
      <w:proofErr w:type="spellEnd"/>
      <w:r w:rsidRPr="00487FC2">
        <w:rPr>
          <w:bCs/>
        </w:rPr>
        <w:t xml:space="preserve"> </w:t>
      </w:r>
      <w:proofErr w:type="spellStart"/>
      <w:r w:rsidRPr="00487FC2">
        <w:rPr>
          <w:bCs/>
        </w:rPr>
        <w:t>град</w:t>
      </w:r>
      <w:proofErr w:type="spellEnd"/>
      <w:r w:rsidRPr="00487FC2">
        <w:rPr>
          <w:bCs/>
        </w:rPr>
        <w:t xml:space="preserve">, </w:t>
      </w:r>
      <w:proofErr w:type="spellStart"/>
      <w:r w:rsidRPr="00487FC2">
        <w:rPr>
          <w:bCs/>
        </w:rPr>
        <w:t>планина</w:t>
      </w:r>
      <w:proofErr w:type="spellEnd"/>
      <w:r w:rsidRPr="00487FC2">
        <w:rPr>
          <w:bCs/>
        </w:rPr>
        <w:t xml:space="preserve"> </w:t>
      </w:r>
      <w:proofErr w:type="spellStart"/>
      <w:r w:rsidRPr="00487FC2">
        <w:rPr>
          <w:bCs/>
        </w:rPr>
        <w:t>или</w:t>
      </w:r>
      <w:proofErr w:type="spellEnd"/>
      <w:r w:rsidRPr="00487FC2">
        <w:rPr>
          <w:bCs/>
        </w:rPr>
        <w:t xml:space="preserve"> </w:t>
      </w:r>
      <w:proofErr w:type="spellStart"/>
      <w:r w:rsidRPr="00487FC2">
        <w:rPr>
          <w:bCs/>
        </w:rPr>
        <w:t>музей</w:t>
      </w:r>
      <w:proofErr w:type="spellEnd"/>
      <w:r w:rsidRPr="00487FC2">
        <w:rPr>
          <w:bCs/>
        </w:rPr>
        <w:t xml:space="preserve"> </w:t>
      </w:r>
      <w:proofErr w:type="spellStart"/>
      <w:r w:rsidRPr="00487FC2">
        <w:rPr>
          <w:bCs/>
        </w:rPr>
        <w:t>са</w:t>
      </w:r>
      <w:proofErr w:type="spellEnd"/>
      <w:r w:rsidRPr="00487FC2">
        <w:rPr>
          <w:bCs/>
        </w:rPr>
        <w:t xml:space="preserve"> </w:t>
      </w:r>
      <w:proofErr w:type="spellStart"/>
      <w:r w:rsidRPr="00487FC2">
        <w:rPr>
          <w:bCs/>
        </w:rPr>
        <w:t>пътешествие</w:t>
      </w:r>
      <w:proofErr w:type="spellEnd"/>
      <w:r w:rsidRPr="00487FC2">
        <w:rPr>
          <w:bCs/>
        </w:rPr>
        <w:t xml:space="preserve"> и </w:t>
      </w:r>
      <w:proofErr w:type="spellStart"/>
      <w:r w:rsidRPr="00487FC2">
        <w:rPr>
          <w:bCs/>
        </w:rPr>
        <w:t>нови</w:t>
      </w:r>
      <w:proofErr w:type="spellEnd"/>
      <w:r w:rsidRPr="00487FC2">
        <w:rPr>
          <w:bCs/>
        </w:rPr>
        <w:t xml:space="preserve"> </w:t>
      </w:r>
      <w:proofErr w:type="spellStart"/>
      <w:r w:rsidRPr="00487FC2">
        <w:rPr>
          <w:bCs/>
        </w:rPr>
        <w:t>емоции</w:t>
      </w:r>
      <w:proofErr w:type="spellEnd"/>
      <w:r w:rsidRPr="00487FC2">
        <w:rPr>
          <w:bCs/>
        </w:rPr>
        <w:t>.</w:t>
      </w:r>
    </w:p>
    <w:p w:rsidR="00487FC2" w:rsidRPr="00487FC2" w:rsidRDefault="00F20128" w:rsidP="00487FC2">
      <w:pPr>
        <w:rPr>
          <w:szCs w:val="24"/>
        </w:rPr>
      </w:pPr>
      <w:proofErr w:type="spellStart"/>
      <w:r w:rsidRPr="00487FC2">
        <w:rPr>
          <w:szCs w:val="24"/>
        </w:rPr>
        <w:t>След</w:t>
      </w:r>
      <w:proofErr w:type="spellEnd"/>
      <w:r w:rsidRPr="00487FC2">
        <w:rPr>
          <w:szCs w:val="24"/>
        </w:rPr>
        <w:t xml:space="preserve"> </w:t>
      </w:r>
      <w:proofErr w:type="spellStart"/>
      <w:r w:rsidRPr="00487FC2">
        <w:rPr>
          <w:szCs w:val="24"/>
        </w:rPr>
        <w:t>като</w:t>
      </w:r>
      <w:proofErr w:type="spellEnd"/>
      <w:r w:rsidRPr="00487FC2">
        <w:rPr>
          <w:szCs w:val="24"/>
        </w:rPr>
        <w:t xml:space="preserve"> </w:t>
      </w:r>
      <w:proofErr w:type="spellStart"/>
      <w:r w:rsidRPr="00487FC2">
        <w:rPr>
          <w:szCs w:val="24"/>
        </w:rPr>
        <w:t>вече</w:t>
      </w:r>
      <w:proofErr w:type="spellEnd"/>
      <w:r w:rsidRPr="00487FC2">
        <w:rPr>
          <w:szCs w:val="24"/>
        </w:rPr>
        <w:t xml:space="preserve"> </w:t>
      </w:r>
      <w:r w:rsidR="00B151DC" w:rsidRPr="00487FC2">
        <w:rPr>
          <w:szCs w:val="24"/>
        </w:rPr>
        <w:t>е</w:t>
      </w:r>
      <w:r w:rsidRPr="00487FC2">
        <w:rPr>
          <w:szCs w:val="24"/>
        </w:rPr>
        <w:t xml:space="preserve"> </w:t>
      </w:r>
      <w:proofErr w:type="spellStart"/>
      <w:r w:rsidRPr="00487FC2">
        <w:rPr>
          <w:szCs w:val="24"/>
        </w:rPr>
        <w:t>на</w:t>
      </w:r>
      <w:r w:rsidR="00914D08" w:rsidRPr="00487FC2">
        <w:rPr>
          <w:szCs w:val="24"/>
        </w:rPr>
        <w:t>белязано</w:t>
      </w:r>
      <w:proofErr w:type="spellEnd"/>
      <w:r w:rsidR="00B151DC" w:rsidRPr="00487FC2">
        <w:rPr>
          <w:szCs w:val="24"/>
        </w:rPr>
        <w:t xml:space="preserve"> </w:t>
      </w:r>
      <w:proofErr w:type="spellStart"/>
      <w:r w:rsidR="00B151DC" w:rsidRPr="00487FC2">
        <w:rPr>
          <w:szCs w:val="24"/>
        </w:rPr>
        <w:t>как</w:t>
      </w:r>
      <w:proofErr w:type="spellEnd"/>
      <w:r w:rsidR="00B151DC" w:rsidRPr="00487FC2">
        <w:rPr>
          <w:szCs w:val="24"/>
        </w:rPr>
        <w:t xml:space="preserve"> и </w:t>
      </w:r>
      <w:proofErr w:type="spellStart"/>
      <w:r w:rsidR="00B151DC" w:rsidRPr="00487FC2">
        <w:rPr>
          <w:szCs w:val="24"/>
        </w:rPr>
        <w:t>къде</w:t>
      </w:r>
      <w:proofErr w:type="spellEnd"/>
      <w:r w:rsidR="00B151DC" w:rsidRPr="00487FC2">
        <w:rPr>
          <w:szCs w:val="24"/>
        </w:rPr>
        <w:t xml:space="preserve"> </w:t>
      </w:r>
      <w:proofErr w:type="spellStart"/>
      <w:r w:rsidR="00B151DC" w:rsidRPr="00487FC2">
        <w:rPr>
          <w:szCs w:val="24"/>
        </w:rPr>
        <w:t>да</w:t>
      </w:r>
      <w:proofErr w:type="spellEnd"/>
      <w:r w:rsidR="00B151DC" w:rsidRPr="00487FC2">
        <w:rPr>
          <w:szCs w:val="24"/>
        </w:rPr>
        <w:t xml:space="preserve"> </w:t>
      </w:r>
      <w:proofErr w:type="spellStart"/>
      <w:r w:rsidR="00B151DC" w:rsidRPr="00487FC2">
        <w:rPr>
          <w:szCs w:val="24"/>
        </w:rPr>
        <w:t>се</w:t>
      </w:r>
      <w:proofErr w:type="spellEnd"/>
      <w:r w:rsidR="00B151DC" w:rsidRPr="00487FC2">
        <w:rPr>
          <w:szCs w:val="24"/>
        </w:rPr>
        <w:t xml:space="preserve"> </w:t>
      </w:r>
      <w:proofErr w:type="spellStart"/>
      <w:r w:rsidR="00B151DC" w:rsidRPr="00487FC2">
        <w:rPr>
          <w:szCs w:val="24"/>
        </w:rPr>
        <w:t>прекара</w:t>
      </w:r>
      <w:proofErr w:type="spellEnd"/>
      <w:r w:rsidR="00B151DC" w:rsidRPr="00487FC2">
        <w:rPr>
          <w:szCs w:val="24"/>
        </w:rPr>
        <w:t xml:space="preserve"> </w:t>
      </w:r>
      <w:proofErr w:type="spellStart"/>
      <w:r w:rsidRPr="00487FC2">
        <w:rPr>
          <w:szCs w:val="24"/>
        </w:rPr>
        <w:t>вободното</w:t>
      </w:r>
      <w:proofErr w:type="spellEnd"/>
      <w:r w:rsidRPr="00487FC2">
        <w:rPr>
          <w:szCs w:val="24"/>
        </w:rPr>
        <w:t xml:space="preserve"> </w:t>
      </w:r>
      <w:proofErr w:type="spellStart"/>
      <w:r w:rsidRPr="00487FC2">
        <w:rPr>
          <w:szCs w:val="24"/>
        </w:rPr>
        <w:t>време</w:t>
      </w:r>
      <w:proofErr w:type="spellEnd"/>
      <w:r w:rsidRPr="00487FC2">
        <w:rPr>
          <w:szCs w:val="24"/>
        </w:rPr>
        <w:t xml:space="preserve">, </w:t>
      </w:r>
      <w:proofErr w:type="spellStart"/>
      <w:r w:rsidRPr="00487FC2">
        <w:rPr>
          <w:szCs w:val="24"/>
        </w:rPr>
        <w:t>остава</w:t>
      </w:r>
      <w:proofErr w:type="spellEnd"/>
      <w:r w:rsidRPr="00487FC2">
        <w:rPr>
          <w:szCs w:val="24"/>
        </w:rPr>
        <w:t xml:space="preserve"> </w:t>
      </w:r>
      <w:proofErr w:type="spellStart"/>
      <w:r w:rsidRPr="00487FC2">
        <w:rPr>
          <w:szCs w:val="24"/>
        </w:rPr>
        <w:t>едно</w:t>
      </w:r>
      <w:proofErr w:type="spellEnd"/>
      <w:r w:rsidRPr="00487FC2">
        <w:rPr>
          <w:szCs w:val="24"/>
        </w:rPr>
        <w:t xml:space="preserve"> </w:t>
      </w:r>
      <w:proofErr w:type="spellStart"/>
      <w:r w:rsidRPr="00487FC2">
        <w:rPr>
          <w:szCs w:val="24"/>
        </w:rPr>
        <w:t>от</w:t>
      </w:r>
      <w:proofErr w:type="spellEnd"/>
      <w:r w:rsidRPr="00487FC2">
        <w:rPr>
          <w:szCs w:val="24"/>
        </w:rPr>
        <w:t xml:space="preserve"> </w:t>
      </w:r>
      <w:proofErr w:type="spellStart"/>
      <w:r w:rsidRPr="00487FC2">
        <w:rPr>
          <w:szCs w:val="24"/>
        </w:rPr>
        <w:t>най-важните</w:t>
      </w:r>
      <w:proofErr w:type="spellEnd"/>
      <w:r w:rsidRPr="00487FC2">
        <w:rPr>
          <w:szCs w:val="24"/>
        </w:rPr>
        <w:t xml:space="preserve"> </w:t>
      </w:r>
      <w:proofErr w:type="spellStart"/>
      <w:r w:rsidRPr="00487FC2">
        <w:rPr>
          <w:szCs w:val="24"/>
        </w:rPr>
        <w:t>неща</w:t>
      </w:r>
      <w:proofErr w:type="spellEnd"/>
      <w:r w:rsidRPr="00487FC2">
        <w:rPr>
          <w:szCs w:val="24"/>
        </w:rPr>
        <w:t xml:space="preserve"> - </w:t>
      </w:r>
      <w:proofErr w:type="spellStart"/>
      <w:r w:rsidRPr="00487FC2">
        <w:rPr>
          <w:szCs w:val="24"/>
        </w:rPr>
        <w:t>организирането</w:t>
      </w:r>
      <w:proofErr w:type="spellEnd"/>
      <w:r w:rsidRPr="00487FC2">
        <w:rPr>
          <w:szCs w:val="24"/>
        </w:rPr>
        <w:t xml:space="preserve"> </w:t>
      </w:r>
      <w:proofErr w:type="spellStart"/>
      <w:r w:rsidRPr="00487FC2">
        <w:rPr>
          <w:szCs w:val="24"/>
        </w:rPr>
        <w:t>на</w:t>
      </w:r>
      <w:proofErr w:type="spellEnd"/>
      <w:r w:rsidRPr="00487FC2">
        <w:rPr>
          <w:szCs w:val="24"/>
        </w:rPr>
        <w:t xml:space="preserve"> </w:t>
      </w:r>
      <w:proofErr w:type="spellStart"/>
      <w:r w:rsidRPr="00487FC2">
        <w:rPr>
          <w:szCs w:val="24"/>
        </w:rPr>
        <w:t>пътуването</w:t>
      </w:r>
      <w:proofErr w:type="spellEnd"/>
      <w:r w:rsidRPr="00487FC2">
        <w:rPr>
          <w:szCs w:val="24"/>
        </w:rPr>
        <w:t xml:space="preserve">. </w:t>
      </w:r>
      <w:proofErr w:type="spellStart"/>
      <w:r w:rsidRPr="00487FC2">
        <w:rPr>
          <w:szCs w:val="24"/>
        </w:rPr>
        <w:t>Със</w:t>
      </w:r>
      <w:proofErr w:type="spellEnd"/>
      <w:r w:rsidRPr="00487FC2">
        <w:rPr>
          <w:szCs w:val="24"/>
        </w:rPr>
        <w:t xml:space="preserve"> </w:t>
      </w:r>
      <w:proofErr w:type="spellStart"/>
      <w:r w:rsidRPr="00487FC2">
        <w:rPr>
          <w:szCs w:val="24"/>
        </w:rPr>
        <w:t>сигурност</w:t>
      </w:r>
      <w:proofErr w:type="spellEnd"/>
      <w:r w:rsidRPr="00487FC2">
        <w:rPr>
          <w:szCs w:val="24"/>
        </w:rPr>
        <w:t xml:space="preserve"> </w:t>
      </w:r>
      <w:proofErr w:type="spellStart"/>
      <w:r w:rsidRPr="00487FC2">
        <w:rPr>
          <w:szCs w:val="24"/>
        </w:rPr>
        <w:t>някои</w:t>
      </w:r>
      <w:proofErr w:type="spellEnd"/>
      <w:r w:rsidRPr="00487FC2">
        <w:rPr>
          <w:szCs w:val="24"/>
        </w:rPr>
        <w:t xml:space="preserve"> </w:t>
      </w:r>
      <w:proofErr w:type="spellStart"/>
      <w:r w:rsidR="00B151DC" w:rsidRPr="00487FC2">
        <w:rPr>
          <w:szCs w:val="24"/>
        </w:rPr>
        <w:t>хора</w:t>
      </w:r>
      <w:proofErr w:type="spellEnd"/>
      <w:r w:rsidRPr="00487FC2">
        <w:rPr>
          <w:szCs w:val="24"/>
        </w:rPr>
        <w:t xml:space="preserve"> </w:t>
      </w:r>
      <w:proofErr w:type="spellStart"/>
      <w:r w:rsidRPr="00487FC2">
        <w:rPr>
          <w:szCs w:val="24"/>
        </w:rPr>
        <w:t>не</w:t>
      </w:r>
      <w:proofErr w:type="spellEnd"/>
      <w:r w:rsidRPr="00487FC2">
        <w:rPr>
          <w:szCs w:val="24"/>
        </w:rPr>
        <w:t xml:space="preserve"> </w:t>
      </w:r>
      <w:proofErr w:type="spellStart"/>
      <w:r w:rsidRPr="00487FC2">
        <w:rPr>
          <w:szCs w:val="24"/>
        </w:rPr>
        <w:t>се</w:t>
      </w:r>
      <w:proofErr w:type="spellEnd"/>
      <w:r w:rsidRPr="00487FC2">
        <w:rPr>
          <w:szCs w:val="24"/>
        </w:rPr>
        <w:t xml:space="preserve"> </w:t>
      </w:r>
      <w:proofErr w:type="spellStart"/>
      <w:r w:rsidRPr="00487FC2">
        <w:rPr>
          <w:szCs w:val="24"/>
        </w:rPr>
        <w:t>доверяват</w:t>
      </w:r>
      <w:proofErr w:type="spellEnd"/>
      <w:r w:rsidRPr="00487FC2">
        <w:rPr>
          <w:szCs w:val="24"/>
        </w:rPr>
        <w:t xml:space="preserve"> </w:t>
      </w:r>
      <w:proofErr w:type="spellStart"/>
      <w:r w:rsidRPr="00487FC2">
        <w:rPr>
          <w:szCs w:val="24"/>
        </w:rPr>
        <w:t>на</w:t>
      </w:r>
      <w:proofErr w:type="spellEnd"/>
      <w:r w:rsidRPr="00487FC2">
        <w:rPr>
          <w:szCs w:val="24"/>
        </w:rPr>
        <w:t xml:space="preserve"> </w:t>
      </w:r>
      <w:proofErr w:type="spellStart"/>
      <w:r w:rsidRPr="00487FC2">
        <w:rPr>
          <w:szCs w:val="24"/>
        </w:rPr>
        <w:t>организаторските</w:t>
      </w:r>
      <w:proofErr w:type="spellEnd"/>
      <w:r w:rsidRPr="00487FC2">
        <w:rPr>
          <w:szCs w:val="24"/>
        </w:rPr>
        <w:t xml:space="preserve"> </w:t>
      </w:r>
      <w:proofErr w:type="spellStart"/>
      <w:r w:rsidRPr="00487FC2">
        <w:rPr>
          <w:szCs w:val="24"/>
        </w:rPr>
        <w:t>си</w:t>
      </w:r>
      <w:proofErr w:type="spellEnd"/>
      <w:r w:rsidRPr="00487FC2">
        <w:rPr>
          <w:szCs w:val="24"/>
        </w:rPr>
        <w:t xml:space="preserve"> </w:t>
      </w:r>
      <w:proofErr w:type="spellStart"/>
      <w:r w:rsidRPr="00487FC2">
        <w:rPr>
          <w:szCs w:val="24"/>
        </w:rPr>
        <w:t>способности</w:t>
      </w:r>
      <w:proofErr w:type="spellEnd"/>
      <w:r w:rsidRPr="00487FC2">
        <w:rPr>
          <w:szCs w:val="24"/>
        </w:rPr>
        <w:t xml:space="preserve"> и </w:t>
      </w:r>
      <w:proofErr w:type="spellStart"/>
      <w:r w:rsidRPr="00487FC2">
        <w:rPr>
          <w:szCs w:val="24"/>
        </w:rPr>
        <w:t>предпочитат</w:t>
      </w:r>
      <w:proofErr w:type="spellEnd"/>
      <w:r w:rsidRPr="00487FC2">
        <w:rPr>
          <w:szCs w:val="24"/>
        </w:rPr>
        <w:t xml:space="preserve"> </w:t>
      </w:r>
      <w:proofErr w:type="spellStart"/>
      <w:r w:rsidRPr="00487FC2">
        <w:rPr>
          <w:szCs w:val="24"/>
        </w:rPr>
        <w:t>агенция</w:t>
      </w:r>
      <w:proofErr w:type="spellEnd"/>
      <w:r w:rsidRPr="00487FC2">
        <w:rPr>
          <w:szCs w:val="24"/>
        </w:rPr>
        <w:t xml:space="preserve"> </w:t>
      </w:r>
      <w:proofErr w:type="spellStart"/>
      <w:r w:rsidRPr="00487FC2">
        <w:rPr>
          <w:szCs w:val="24"/>
        </w:rPr>
        <w:t>да</w:t>
      </w:r>
      <w:proofErr w:type="spellEnd"/>
      <w:r w:rsidRPr="00487FC2">
        <w:rPr>
          <w:szCs w:val="24"/>
        </w:rPr>
        <w:t xml:space="preserve"> </w:t>
      </w:r>
      <w:proofErr w:type="spellStart"/>
      <w:r w:rsidR="00487FC2" w:rsidRPr="00487FC2">
        <w:rPr>
          <w:szCs w:val="24"/>
        </w:rPr>
        <w:t>организира</w:t>
      </w:r>
      <w:proofErr w:type="spellEnd"/>
      <w:r w:rsidRPr="00487FC2">
        <w:rPr>
          <w:szCs w:val="24"/>
        </w:rPr>
        <w:t xml:space="preserve"> </w:t>
      </w:r>
      <w:proofErr w:type="spellStart"/>
      <w:r w:rsidRPr="00487FC2">
        <w:rPr>
          <w:szCs w:val="24"/>
        </w:rPr>
        <w:t>всичко</w:t>
      </w:r>
      <w:proofErr w:type="spellEnd"/>
      <w:r w:rsidRPr="00487FC2">
        <w:rPr>
          <w:szCs w:val="24"/>
        </w:rPr>
        <w:t xml:space="preserve"> - </w:t>
      </w:r>
      <w:proofErr w:type="spellStart"/>
      <w:r w:rsidRPr="00487FC2">
        <w:rPr>
          <w:szCs w:val="24"/>
        </w:rPr>
        <w:t>мест</w:t>
      </w:r>
      <w:r w:rsidR="00B151DC" w:rsidRPr="00487FC2">
        <w:rPr>
          <w:szCs w:val="24"/>
        </w:rPr>
        <w:t>ата</w:t>
      </w:r>
      <w:proofErr w:type="spellEnd"/>
      <w:r w:rsidR="00B151DC" w:rsidRPr="00487FC2">
        <w:rPr>
          <w:szCs w:val="24"/>
        </w:rPr>
        <w:t xml:space="preserve">, </w:t>
      </w:r>
      <w:proofErr w:type="spellStart"/>
      <w:r w:rsidR="00B151DC" w:rsidRPr="00487FC2">
        <w:rPr>
          <w:szCs w:val="24"/>
        </w:rPr>
        <w:t>които</w:t>
      </w:r>
      <w:proofErr w:type="spellEnd"/>
      <w:r w:rsidR="00B151DC" w:rsidRPr="00487FC2">
        <w:rPr>
          <w:szCs w:val="24"/>
        </w:rPr>
        <w:t xml:space="preserve"> </w:t>
      </w:r>
      <w:proofErr w:type="spellStart"/>
      <w:r w:rsidR="00B151DC" w:rsidRPr="00487FC2">
        <w:rPr>
          <w:szCs w:val="24"/>
        </w:rPr>
        <w:t>да</w:t>
      </w:r>
      <w:proofErr w:type="spellEnd"/>
      <w:r w:rsidR="00B151DC" w:rsidRPr="00487FC2">
        <w:rPr>
          <w:szCs w:val="24"/>
        </w:rPr>
        <w:t xml:space="preserve"> </w:t>
      </w:r>
      <w:proofErr w:type="spellStart"/>
      <w:r w:rsidR="00B151DC" w:rsidRPr="00487FC2">
        <w:rPr>
          <w:szCs w:val="24"/>
        </w:rPr>
        <w:t>посетят</w:t>
      </w:r>
      <w:proofErr w:type="spellEnd"/>
      <w:r w:rsidR="00B151DC" w:rsidRPr="00487FC2">
        <w:rPr>
          <w:szCs w:val="24"/>
        </w:rPr>
        <w:t xml:space="preserve">, </w:t>
      </w:r>
      <w:proofErr w:type="spellStart"/>
      <w:r w:rsidR="00B151DC" w:rsidRPr="00487FC2">
        <w:rPr>
          <w:szCs w:val="24"/>
        </w:rPr>
        <w:t>хотелите</w:t>
      </w:r>
      <w:proofErr w:type="spellEnd"/>
      <w:r w:rsidR="00B151DC" w:rsidRPr="00487FC2">
        <w:rPr>
          <w:szCs w:val="24"/>
        </w:rPr>
        <w:t xml:space="preserve"> в </w:t>
      </w:r>
      <w:proofErr w:type="spellStart"/>
      <w:r w:rsidR="00B151DC" w:rsidRPr="00487FC2">
        <w:rPr>
          <w:szCs w:val="24"/>
        </w:rPr>
        <w:t>които</w:t>
      </w:r>
      <w:proofErr w:type="spellEnd"/>
      <w:r w:rsidR="00B151DC" w:rsidRPr="00487FC2">
        <w:rPr>
          <w:szCs w:val="24"/>
        </w:rPr>
        <w:t xml:space="preserve"> </w:t>
      </w:r>
      <w:proofErr w:type="spellStart"/>
      <w:r w:rsidR="00B151DC" w:rsidRPr="00487FC2">
        <w:rPr>
          <w:szCs w:val="24"/>
        </w:rPr>
        <w:t>да</w:t>
      </w:r>
      <w:proofErr w:type="spellEnd"/>
      <w:r w:rsidR="00B151DC" w:rsidRPr="00487FC2">
        <w:rPr>
          <w:szCs w:val="24"/>
        </w:rPr>
        <w:t xml:space="preserve"> </w:t>
      </w:r>
      <w:proofErr w:type="spellStart"/>
      <w:r w:rsidR="00B151DC" w:rsidRPr="00487FC2">
        <w:rPr>
          <w:szCs w:val="24"/>
        </w:rPr>
        <w:t>отседнат</w:t>
      </w:r>
      <w:proofErr w:type="spellEnd"/>
      <w:r w:rsidRPr="00487FC2">
        <w:rPr>
          <w:szCs w:val="24"/>
        </w:rPr>
        <w:t xml:space="preserve"> и </w:t>
      </w:r>
      <w:proofErr w:type="spellStart"/>
      <w:r w:rsidRPr="00487FC2">
        <w:rPr>
          <w:szCs w:val="24"/>
        </w:rPr>
        <w:t>т.н</w:t>
      </w:r>
      <w:proofErr w:type="spellEnd"/>
      <w:r w:rsidRPr="00487FC2">
        <w:rPr>
          <w:szCs w:val="24"/>
        </w:rPr>
        <w:t xml:space="preserve">. </w:t>
      </w:r>
    </w:p>
    <w:p w:rsidR="00C712FA" w:rsidRPr="00487FC2" w:rsidRDefault="00C712FA" w:rsidP="00487FC2">
      <w:pPr>
        <w:rPr>
          <w:szCs w:val="24"/>
        </w:rPr>
      </w:pPr>
      <w:proofErr w:type="spellStart"/>
      <w:r w:rsidRPr="00487FC2">
        <w:rPr>
          <w:szCs w:val="24"/>
        </w:rPr>
        <w:t>Всъщност</w:t>
      </w:r>
      <w:proofErr w:type="spellEnd"/>
      <w:r w:rsidRPr="00487FC2">
        <w:rPr>
          <w:szCs w:val="24"/>
        </w:rPr>
        <w:t xml:space="preserve"> в </w:t>
      </w:r>
      <w:proofErr w:type="spellStart"/>
      <w:r w:rsidRPr="00487FC2">
        <w:rPr>
          <w:szCs w:val="24"/>
        </w:rPr>
        <w:t>ерата</w:t>
      </w:r>
      <w:proofErr w:type="spellEnd"/>
      <w:r w:rsidRPr="00487FC2">
        <w:rPr>
          <w:szCs w:val="24"/>
        </w:rPr>
        <w:t xml:space="preserve"> </w:t>
      </w:r>
      <w:proofErr w:type="spellStart"/>
      <w:r w:rsidRPr="00487FC2">
        <w:rPr>
          <w:szCs w:val="24"/>
        </w:rPr>
        <w:t>на</w:t>
      </w:r>
      <w:proofErr w:type="spellEnd"/>
      <w:r w:rsidRPr="00487FC2">
        <w:rPr>
          <w:szCs w:val="24"/>
        </w:rPr>
        <w:t xml:space="preserve"> </w:t>
      </w:r>
      <w:proofErr w:type="spellStart"/>
      <w:r w:rsidRPr="00487FC2">
        <w:rPr>
          <w:szCs w:val="24"/>
        </w:rPr>
        <w:t>развитите</w:t>
      </w:r>
      <w:proofErr w:type="spellEnd"/>
      <w:r w:rsidRPr="00487FC2">
        <w:rPr>
          <w:szCs w:val="24"/>
        </w:rPr>
        <w:t xml:space="preserve"> </w:t>
      </w:r>
      <w:proofErr w:type="spellStart"/>
      <w:r w:rsidRPr="00487FC2">
        <w:rPr>
          <w:szCs w:val="24"/>
        </w:rPr>
        <w:t>информационни</w:t>
      </w:r>
      <w:proofErr w:type="spellEnd"/>
      <w:r w:rsidRPr="00487FC2">
        <w:rPr>
          <w:szCs w:val="24"/>
        </w:rPr>
        <w:t xml:space="preserve"> </w:t>
      </w:r>
      <w:proofErr w:type="spellStart"/>
      <w:r w:rsidRPr="00487FC2">
        <w:rPr>
          <w:szCs w:val="24"/>
        </w:rPr>
        <w:t>технологии</w:t>
      </w:r>
      <w:proofErr w:type="spellEnd"/>
      <w:r w:rsidRPr="00487FC2">
        <w:rPr>
          <w:szCs w:val="24"/>
        </w:rPr>
        <w:t xml:space="preserve"> </w:t>
      </w:r>
      <w:proofErr w:type="spellStart"/>
      <w:r w:rsidRPr="00487FC2">
        <w:rPr>
          <w:szCs w:val="24"/>
        </w:rPr>
        <w:t>самостоятелното</w:t>
      </w:r>
      <w:proofErr w:type="spellEnd"/>
      <w:r w:rsidRPr="00487FC2">
        <w:rPr>
          <w:szCs w:val="24"/>
        </w:rPr>
        <w:t xml:space="preserve"> </w:t>
      </w:r>
      <w:proofErr w:type="spellStart"/>
      <w:r w:rsidRPr="00487FC2">
        <w:rPr>
          <w:szCs w:val="24"/>
        </w:rPr>
        <w:t>организиране</w:t>
      </w:r>
      <w:proofErr w:type="spellEnd"/>
      <w:r w:rsidRPr="00487FC2">
        <w:rPr>
          <w:szCs w:val="24"/>
        </w:rPr>
        <w:t xml:space="preserve"> </w:t>
      </w:r>
      <w:proofErr w:type="spellStart"/>
      <w:r w:rsidRPr="00487FC2">
        <w:rPr>
          <w:szCs w:val="24"/>
        </w:rPr>
        <w:t>на</w:t>
      </w:r>
      <w:proofErr w:type="spellEnd"/>
      <w:r w:rsidRPr="00487FC2">
        <w:rPr>
          <w:szCs w:val="24"/>
        </w:rPr>
        <w:t xml:space="preserve"> </w:t>
      </w:r>
      <w:proofErr w:type="spellStart"/>
      <w:r w:rsidRPr="00487FC2">
        <w:rPr>
          <w:szCs w:val="24"/>
        </w:rPr>
        <w:t>пътуване</w:t>
      </w:r>
      <w:proofErr w:type="spellEnd"/>
      <w:r w:rsidRPr="00487FC2">
        <w:rPr>
          <w:szCs w:val="24"/>
        </w:rPr>
        <w:t xml:space="preserve"> е </w:t>
      </w:r>
      <w:proofErr w:type="spellStart"/>
      <w:r w:rsidRPr="00487FC2">
        <w:rPr>
          <w:szCs w:val="24"/>
        </w:rPr>
        <w:t>напълно</w:t>
      </w:r>
      <w:proofErr w:type="spellEnd"/>
      <w:r w:rsidRPr="00487FC2">
        <w:rPr>
          <w:szCs w:val="24"/>
        </w:rPr>
        <w:t xml:space="preserve"> </w:t>
      </w:r>
      <w:proofErr w:type="spellStart"/>
      <w:r w:rsidRPr="00487FC2">
        <w:rPr>
          <w:szCs w:val="24"/>
        </w:rPr>
        <w:t>възможно</w:t>
      </w:r>
      <w:proofErr w:type="spellEnd"/>
      <w:r w:rsidRPr="00487FC2">
        <w:rPr>
          <w:szCs w:val="24"/>
        </w:rPr>
        <w:t xml:space="preserve">, а </w:t>
      </w:r>
      <w:proofErr w:type="spellStart"/>
      <w:r w:rsidR="00487FC2" w:rsidRPr="00487FC2">
        <w:rPr>
          <w:szCs w:val="24"/>
        </w:rPr>
        <w:t>минусите</w:t>
      </w:r>
      <w:proofErr w:type="spellEnd"/>
      <w:r w:rsidRPr="00487FC2">
        <w:rPr>
          <w:szCs w:val="24"/>
        </w:rPr>
        <w:t xml:space="preserve"> </w:t>
      </w:r>
      <w:proofErr w:type="spellStart"/>
      <w:r w:rsidRPr="00487FC2">
        <w:rPr>
          <w:szCs w:val="24"/>
        </w:rPr>
        <w:t>от</w:t>
      </w:r>
      <w:proofErr w:type="spellEnd"/>
      <w:r w:rsidRPr="00487FC2">
        <w:rPr>
          <w:szCs w:val="24"/>
        </w:rPr>
        <w:t xml:space="preserve"> </w:t>
      </w:r>
      <w:proofErr w:type="spellStart"/>
      <w:r w:rsidRPr="00487FC2">
        <w:rPr>
          <w:szCs w:val="24"/>
        </w:rPr>
        <w:t>евентуално</w:t>
      </w:r>
      <w:proofErr w:type="spellEnd"/>
      <w:r w:rsidRPr="00487FC2">
        <w:rPr>
          <w:szCs w:val="24"/>
        </w:rPr>
        <w:t xml:space="preserve"> </w:t>
      </w:r>
      <w:proofErr w:type="spellStart"/>
      <w:r w:rsidRPr="00487FC2">
        <w:rPr>
          <w:szCs w:val="24"/>
        </w:rPr>
        <w:t>попадане</w:t>
      </w:r>
      <w:proofErr w:type="spellEnd"/>
      <w:r w:rsidRPr="00487FC2">
        <w:rPr>
          <w:szCs w:val="24"/>
        </w:rPr>
        <w:t xml:space="preserve"> </w:t>
      </w:r>
      <w:proofErr w:type="spellStart"/>
      <w:r w:rsidRPr="00487FC2">
        <w:rPr>
          <w:szCs w:val="24"/>
        </w:rPr>
        <w:t>сред</w:t>
      </w:r>
      <w:proofErr w:type="spellEnd"/>
      <w:r w:rsidRPr="00487FC2">
        <w:rPr>
          <w:szCs w:val="24"/>
        </w:rPr>
        <w:t xml:space="preserve"> </w:t>
      </w:r>
      <w:proofErr w:type="spellStart"/>
      <w:r w:rsidRPr="00487FC2">
        <w:rPr>
          <w:szCs w:val="24"/>
        </w:rPr>
        <w:t>група</w:t>
      </w:r>
      <w:proofErr w:type="spellEnd"/>
      <w:r w:rsidRPr="00487FC2">
        <w:rPr>
          <w:szCs w:val="24"/>
        </w:rPr>
        <w:t xml:space="preserve"> </w:t>
      </w:r>
      <w:proofErr w:type="spellStart"/>
      <w:r w:rsidRPr="00487FC2">
        <w:rPr>
          <w:szCs w:val="24"/>
        </w:rPr>
        <w:t>екскурзианти</w:t>
      </w:r>
      <w:proofErr w:type="spellEnd"/>
      <w:r w:rsidRPr="00487FC2">
        <w:rPr>
          <w:szCs w:val="24"/>
        </w:rPr>
        <w:t xml:space="preserve"> с </w:t>
      </w:r>
      <w:proofErr w:type="spellStart"/>
      <w:r w:rsidRPr="00487FC2">
        <w:rPr>
          <w:szCs w:val="24"/>
        </w:rPr>
        <w:t>разнопосочни</w:t>
      </w:r>
      <w:proofErr w:type="spellEnd"/>
      <w:r w:rsidRPr="00487FC2">
        <w:rPr>
          <w:szCs w:val="24"/>
        </w:rPr>
        <w:t xml:space="preserve"> </w:t>
      </w:r>
      <w:proofErr w:type="spellStart"/>
      <w:r w:rsidRPr="00487FC2">
        <w:rPr>
          <w:szCs w:val="24"/>
        </w:rPr>
        <w:t>интереси</w:t>
      </w:r>
      <w:proofErr w:type="spellEnd"/>
      <w:r w:rsidRPr="00487FC2">
        <w:rPr>
          <w:szCs w:val="24"/>
        </w:rPr>
        <w:t xml:space="preserve">, </w:t>
      </w:r>
      <w:proofErr w:type="spellStart"/>
      <w:r w:rsidRPr="00487FC2">
        <w:rPr>
          <w:szCs w:val="24"/>
        </w:rPr>
        <w:t>интелект</w:t>
      </w:r>
      <w:proofErr w:type="spellEnd"/>
      <w:r w:rsidRPr="00487FC2">
        <w:rPr>
          <w:szCs w:val="24"/>
        </w:rPr>
        <w:t xml:space="preserve">, </w:t>
      </w:r>
      <w:proofErr w:type="spellStart"/>
      <w:r w:rsidRPr="00487FC2">
        <w:rPr>
          <w:szCs w:val="24"/>
        </w:rPr>
        <w:t>култура</w:t>
      </w:r>
      <w:proofErr w:type="spellEnd"/>
      <w:r w:rsidRPr="00487FC2">
        <w:rPr>
          <w:szCs w:val="24"/>
        </w:rPr>
        <w:t xml:space="preserve"> и </w:t>
      </w:r>
      <w:proofErr w:type="spellStart"/>
      <w:r w:rsidRPr="00487FC2">
        <w:rPr>
          <w:szCs w:val="24"/>
        </w:rPr>
        <w:t>предпочитания</w:t>
      </w:r>
      <w:proofErr w:type="spellEnd"/>
      <w:r w:rsidRPr="00487FC2">
        <w:rPr>
          <w:szCs w:val="24"/>
        </w:rPr>
        <w:t xml:space="preserve"> </w:t>
      </w:r>
      <w:proofErr w:type="spellStart"/>
      <w:r w:rsidRPr="00487FC2">
        <w:rPr>
          <w:szCs w:val="24"/>
        </w:rPr>
        <w:t>са</w:t>
      </w:r>
      <w:proofErr w:type="spellEnd"/>
      <w:r w:rsidRPr="00487FC2">
        <w:rPr>
          <w:szCs w:val="24"/>
        </w:rPr>
        <w:t xml:space="preserve"> </w:t>
      </w:r>
      <w:proofErr w:type="spellStart"/>
      <w:r w:rsidRPr="00487FC2">
        <w:rPr>
          <w:szCs w:val="24"/>
        </w:rPr>
        <w:t>много</w:t>
      </w:r>
      <w:proofErr w:type="spellEnd"/>
      <w:r w:rsidRPr="00487FC2">
        <w:rPr>
          <w:szCs w:val="24"/>
        </w:rPr>
        <w:t xml:space="preserve">. </w:t>
      </w:r>
      <w:r w:rsidR="00F20128" w:rsidRPr="00487FC2">
        <w:rPr>
          <w:szCs w:val="24"/>
        </w:rPr>
        <w:t xml:space="preserve">В </w:t>
      </w:r>
      <w:proofErr w:type="spellStart"/>
      <w:r w:rsidRPr="00487FC2">
        <w:rPr>
          <w:szCs w:val="24"/>
        </w:rPr>
        <w:t>повечето</w:t>
      </w:r>
      <w:proofErr w:type="spellEnd"/>
      <w:r w:rsidR="00F20128" w:rsidRPr="00487FC2">
        <w:rPr>
          <w:szCs w:val="24"/>
        </w:rPr>
        <w:t xml:space="preserve"> </w:t>
      </w:r>
      <w:proofErr w:type="spellStart"/>
      <w:r w:rsidR="00F20128" w:rsidRPr="00487FC2">
        <w:rPr>
          <w:szCs w:val="24"/>
        </w:rPr>
        <w:t>случаи</w:t>
      </w:r>
      <w:proofErr w:type="spellEnd"/>
      <w:r w:rsidR="00F20128" w:rsidRPr="00487FC2">
        <w:rPr>
          <w:szCs w:val="24"/>
        </w:rPr>
        <w:t xml:space="preserve"> </w:t>
      </w:r>
      <w:proofErr w:type="spellStart"/>
      <w:r w:rsidR="00F20128" w:rsidRPr="00487FC2">
        <w:rPr>
          <w:szCs w:val="24"/>
        </w:rPr>
        <w:t>се</w:t>
      </w:r>
      <w:proofErr w:type="spellEnd"/>
      <w:r w:rsidR="00F20128" w:rsidRPr="00487FC2">
        <w:rPr>
          <w:szCs w:val="24"/>
        </w:rPr>
        <w:t xml:space="preserve"> </w:t>
      </w:r>
      <w:proofErr w:type="spellStart"/>
      <w:r w:rsidR="00F20128" w:rsidRPr="00487FC2">
        <w:rPr>
          <w:szCs w:val="24"/>
        </w:rPr>
        <w:t>спестяват</w:t>
      </w:r>
      <w:proofErr w:type="spellEnd"/>
      <w:r w:rsidR="00F20128" w:rsidRPr="00487FC2">
        <w:rPr>
          <w:szCs w:val="24"/>
        </w:rPr>
        <w:t xml:space="preserve"> и </w:t>
      </w:r>
      <w:proofErr w:type="spellStart"/>
      <w:r w:rsidR="00F20128" w:rsidRPr="00487FC2">
        <w:rPr>
          <w:szCs w:val="24"/>
        </w:rPr>
        <w:t>разходи</w:t>
      </w:r>
      <w:proofErr w:type="spellEnd"/>
      <w:r w:rsidR="00F20128" w:rsidRPr="00487FC2">
        <w:rPr>
          <w:szCs w:val="24"/>
        </w:rPr>
        <w:t xml:space="preserve">, </w:t>
      </w:r>
      <w:proofErr w:type="spellStart"/>
      <w:r w:rsidR="00F20128" w:rsidRPr="00487FC2">
        <w:rPr>
          <w:szCs w:val="24"/>
        </w:rPr>
        <w:t>но</w:t>
      </w:r>
      <w:proofErr w:type="spellEnd"/>
      <w:r w:rsidR="00F20128" w:rsidRPr="00487FC2">
        <w:rPr>
          <w:szCs w:val="24"/>
        </w:rPr>
        <w:t xml:space="preserve"> </w:t>
      </w:r>
      <w:proofErr w:type="spellStart"/>
      <w:r w:rsidR="00F20128" w:rsidRPr="00487FC2">
        <w:rPr>
          <w:szCs w:val="24"/>
        </w:rPr>
        <w:t>по-важното</w:t>
      </w:r>
      <w:proofErr w:type="spellEnd"/>
      <w:r w:rsidR="00F20128" w:rsidRPr="00487FC2">
        <w:rPr>
          <w:szCs w:val="24"/>
        </w:rPr>
        <w:t xml:space="preserve"> е, </w:t>
      </w:r>
      <w:proofErr w:type="spellStart"/>
      <w:r w:rsidR="00F20128" w:rsidRPr="00487FC2">
        <w:rPr>
          <w:szCs w:val="24"/>
        </w:rPr>
        <w:t>че</w:t>
      </w:r>
      <w:proofErr w:type="spellEnd"/>
      <w:r w:rsidR="00F20128" w:rsidRPr="00487FC2">
        <w:rPr>
          <w:szCs w:val="24"/>
        </w:rPr>
        <w:t xml:space="preserve"> </w:t>
      </w:r>
      <w:proofErr w:type="spellStart"/>
      <w:r w:rsidR="00F20128" w:rsidRPr="00487FC2">
        <w:rPr>
          <w:szCs w:val="24"/>
        </w:rPr>
        <w:t>пътувайки</w:t>
      </w:r>
      <w:proofErr w:type="spellEnd"/>
      <w:r w:rsidR="00F20128" w:rsidRPr="00487FC2">
        <w:rPr>
          <w:szCs w:val="24"/>
        </w:rPr>
        <w:t xml:space="preserve"> </w:t>
      </w:r>
      <w:proofErr w:type="spellStart"/>
      <w:r w:rsidR="00F20128" w:rsidRPr="00487FC2">
        <w:rPr>
          <w:szCs w:val="24"/>
        </w:rPr>
        <w:t>самостоятелно</w:t>
      </w:r>
      <w:proofErr w:type="spellEnd"/>
      <w:r w:rsidR="00F20128" w:rsidRPr="00487FC2">
        <w:rPr>
          <w:szCs w:val="24"/>
        </w:rPr>
        <w:t>,</w:t>
      </w:r>
      <w:r w:rsidR="00487FC2" w:rsidRPr="00487FC2">
        <w:rPr>
          <w:szCs w:val="24"/>
        </w:rPr>
        <w:t xml:space="preserve"> </w:t>
      </w:r>
      <w:proofErr w:type="spellStart"/>
      <w:r w:rsidRPr="00487FC2">
        <w:rPr>
          <w:szCs w:val="24"/>
        </w:rPr>
        <w:t>хората</w:t>
      </w:r>
      <w:proofErr w:type="spellEnd"/>
      <w:r w:rsidRPr="00487FC2">
        <w:rPr>
          <w:szCs w:val="24"/>
        </w:rPr>
        <w:t xml:space="preserve"> </w:t>
      </w:r>
      <w:proofErr w:type="spellStart"/>
      <w:r w:rsidRPr="00487FC2">
        <w:rPr>
          <w:szCs w:val="24"/>
        </w:rPr>
        <w:t>се</w:t>
      </w:r>
      <w:proofErr w:type="spellEnd"/>
      <w:r w:rsidRPr="00487FC2">
        <w:rPr>
          <w:szCs w:val="24"/>
        </w:rPr>
        <w:t xml:space="preserve"> </w:t>
      </w:r>
      <w:proofErr w:type="spellStart"/>
      <w:r w:rsidRPr="00487FC2">
        <w:rPr>
          <w:szCs w:val="24"/>
        </w:rPr>
        <w:t>застраховат</w:t>
      </w:r>
      <w:proofErr w:type="spellEnd"/>
      <w:r w:rsidRPr="00487FC2">
        <w:rPr>
          <w:szCs w:val="24"/>
        </w:rPr>
        <w:t xml:space="preserve"> </w:t>
      </w:r>
      <w:proofErr w:type="spellStart"/>
      <w:r w:rsidRPr="00487FC2">
        <w:rPr>
          <w:szCs w:val="24"/>
        </w:rPr>
        <w:t>от</w:t>
      </w:r>
      <w:proofErr w:type="spellEnd"/>
      <w:r w:rsidRPr="00487FC2">
        <w:rPr>
          <w:szCs w:val="24"/>
        </w:rPr>
        <w:t xml:space="preserve"> </w:t>
      </w:r>
      <w:proofErr w:type="spellStart"/>
      <w:r w:rsidR="00F20128" w:rsidRPr="00487FC2">
        <w:rPr>
          <w:szCs w:val="24"/>
        </w:rPr>
        <w:t>редица</w:t>
      </w:r>
      <w:proofErr w:type="spellEnd"/>
      <w:r w:rsidR="00F20128" w:rsidRPr="00487FC2">
        <w:rPr>
          <w:szCs w:val="24"/>
        </w:rPr>
        <w:t xml:space="preserve"> </w:t>
      </w:r>
      <w:proofErr w:type="spellStart"/>
      <w:r w:rsidR="00F20128" w:rsidRPr="00487FC2">
        <w:rPr>
          <w:szCs w:val="24"/>
        </w:rPr>
        <w:t>разочарования</w:t>
      </w:r>
      <w:proofErr w:type="spellEnd"/>
      <w:r w:rsidR="00F20128" w:rsidRPr="00487FC2">
        <w:rPr>
          <w:szCs w:val="24"/>
        </w:rPr>
        <w:t xml:space="preserve"> </w:t>
      </w:r>
      <w:proofErr w:type="spellStart"/>
      <w:r w:rsidR="00F20128" w:rsidRPr="00487FC2">
        <w:rPr>
          <w:szCs w:val="24"/>
        </w:rPr>
        <w:t>като</w:t>
      </w:r>
      <w:proofErr w:type="spellEnd"/>
      <w:r w:rsidR="00F20128" w:rsidRPr="00487FC2">
        <w:rPr>
          <w:szCs w:val="24"/>
        </w:rPr>
        <w:t xml:space="preserve"> </w:t>
      </w:r>
      <w:proofErr w:type="spellStart"/>
      <w:r w:rsidR="00F20128" w:rsidRPr="00487FC2">
        <w:rPr>
          <w:szCs w:val="24"/>
        </w:rPr>
        <w:t>например</w:t>
      </w:r>
      <w:proofErr w:type="spellEnd"/>
      <w:r w:rsidR="00F20128" w:rsidRPr="00487FC2">
        <w:rPr>
          <w:szCs w:val="24"/>
        </w:rPr>
        <w:t xml:space="preserve"> </w:t>
      </w:r>
      <w:proofErr w:type="spellStart"/>
      <w:r w:rsidR="00F20128" w:rsidRPr="00487FC2">
        <w:rPr>
          <w:szCs w:val="24"/>
        </w:rPr>
        <w:t>да</w:t>
      </w:r>
      <w:proofErr w:type="spellEnd"/>
      <w:r w:rsidR="00F20128" w:rsidRPr="00487FC2">
        <w:rPr>
          <w:szCs w:val="24"/>
        </w:rPr>
        <w:t xml:space="preserve"> </w:t>
      </w:r>
      <w:proofErr w:type="spellStart"/>
      <w:r w:rsidRPr="00487FC2">
        <w:rPr>
          <w:szCs w:val="24"/>
        </w:rPr>
        <w:t>стигнат</w:t>
      </w:r>
      <w:proofErr w:type="spellEnd"/>
      <w:r w:rsidR="00F20128" w:rsidRPr="00487FC2">
        <w:rPr>
          <w:szCs w:val="24"/>
        </w:rPr>
        <w:t xml:space="preserve"> </w:t>
      </w:r>
      <w:proofErr w:type="spellStart"/>
      <w:r w:rsidR="00F20128" w:rsidRPr="00487FC2">
        <w:rPr>
          <w:szCs w:val="24"/>
        </w:rPr>
        <w:t>до</w:t>
      </w:r>
      <w:proofErr w:type="spellEnd"/>
      <w:r w:rsidR="00F20128" w:rsidRPr="00487FC2">
        <w:rPr>
          <w:szCs w:val="24"/>
        </w:rPr>
        <w:t xml:space="preserve"> </w:t>
      </w:r>
      <w:proofErr w:type="spellStart"/>
      <w:r w:rsidR="00F20128" w:rsidRPr="00487FC2">
        <w:rPr>
          <w:szCs w:val="24"/>
        </w:rPr>
        <w:t>мечтаната</w:t>
      </w:r>
      <w:proofErr w:type="spellEnd"/>
      <w:r w:rsidR="00F20128" w:rsidRPr="00487FC2">
        <w:rPr>
          <w:szCs w:val="24"/>
        </w:rPr>
        <w:t xml:space="preserve"> </w:t>
      </w:r>
      <w:proofErr w:type="spellStart"/>
      <w:r w:rsidR="00F20128" w:rsidRPr="00487FC2">
        <w:rPr>
          <w:szCs w:val="24"/>
        </w:rPr>
        <w:t>дестинация</w:t>
      </w:r>
      <w:proofErr w:type="spellEnd"/>
      <w:r w:rsidR="00F20128" w:rsidRPr="00487FC2">
        <w:rPr>
          <w:szCs w:val="24"/>
        </w:rPr>
        <w:t xml:space="preserve">, </w:t>
      </w:r>
      <w:proofErr w:type="spellStart"/>
      <w:r w:rsidR="00F20128" w:rsidRPr="00487FC2">
        <w:rPr>
          <w:szCs w:val="24"/>
        </w:rPr>
        <w:t>без</w:t>
      </w:r>
      <w:proofErr w:type="spellEnd"/>
      <w:r w:rsidR="00F20128" w:rsidRPr="00487FC2">
        <w:rPr>
          <w:szCs w:val="24"/>
        </w:rPr>
        <w:t xml:space="preserve"> </w:t>
      </w:r>
      <w:proofErr w:type="spellStart"/>
      <w:r w:rsidR="00F20128" w:rsidRPr="00487FC2">
        <w:rPr>
          <w:szCs w:val="24"/>
        </w:rPr>
        <w:t>да</w:t>
      </w:r>
      <w:proofErr w:type="spellEnd"/>
      <w:r w:rsidR="00F20128" w:rsidRPr="00487FC2">
        <w:rPr>
          <w:szCs w:val="24"/>
        </w:rPr>
        <w:t xml:space="preserve"> </w:t>
      </w:r>
      <w:proofErr w:type="spellStart"/>
      <w:r w:rsidRPr="00487FC2">
        <w:rPr>
          <w:szCs w:val="24"/>
        </w:rPr>
        <w:t>видят</w:t>
      </w:r>
      <w:proofErr w:type="spellEnd"/>
      <w:r w:rsidR="00F20128" w:rsidRPr="00487FC2">
        <w:rPr>
          <w:szCs w:val="24"/>
        </w:rPr>
        <w:t xml:space="preserve"> </w:t>
      </w:r>
      <w:proofErr w:type="spellStart"/>
      <w:r w:rsidR="00F20128" w:rsidRPr="00487FC2">
        <w:rPr>
          <w:szCs w:val="24"/>
        </w:rPr>
        <w:t>всичко</w:t>
      </w:r>
      <w:proofErr w:type="spellEnd"/>
      <w:r w:rsidR="00F20128" w:rsidRPr="00487FC2">
        <w:rPr>
          <w:szCs w:val="24"/>
        </w:rPr>
        <w:t xml:space="preserve">, </w:t>
      </w:r>
      <w:proofErr w:type="spellStart"/>
      <w:r w:rsidR="00F20128" w:rsidRPr="00487FC2">
        <w:rPr>
          <w:szCs w:val="24"/>
        </w:rPr>
        <w:t>което</w:t>
      </w:r>
      <w:proofErr w:type="spellEnd"/>
      <w:r w:rsidR="00F20128" w:rsidRPr="00487FC2">
        <w:rPr>
          <w:szCs w:val="24"/>
        </w:rPr>
        <w:t xml:space="preserve"> </w:t>
      </w:r>
      <w:proofErr w:type="spellStart"/>
      <w:r w:rsidR="00F20128" w:rsidRPr="00487FC2">
        <w:rPr>
          <w:szCs w:val="24"/>
        </w:rPr>
        <w:t>интересува</w:t>
      </w:r>
      <w:proofErr w:type="spellEnd"/>
      <w:r w:rsidR="00F20128" w:rsidRPr="00487FC2">
        <w:rPr>
          <w:szCs w:val="24"/>
        </w:rPr>
        <w:t xml:space="preserve"> </w:t>
      </w:r>
      <w:proofErr w:type="spellStart"/>
      <w:r w:rsidR="00F20128" w:rsidRPr="00487FC2">
        <w:rPr>
          <w:szCs w:val="24"/>
        </w:rPr>
        <w:t>лично</w:t>
      </w:r>
      <w:proofErr w:type="spellEnd"/>
      <w:r w:rsidR="00F20128" w:rsidRPr="00487FC2">
        <w:rPr>
          <w:szCs w:val="24"/>
        </w:rPr>
        <w:t xml:space="preserve"> </w:t>
      </w:r>
      <w:proofErr w:type="spellStart"/>
      <w:r w:rsidRPr="00487FC2">
        <w:rPr>
          <w:szCs w:val="24"/>
        </w:rPr>
        <w:t>тях</w:t>
      </w:r>
      <w:proofErr w:type="spellEnd"/>
      <w:r w:rsidR="00F20128" w:rsidRPr="00487FC2">
        <w:rPr>
          <w:szCs w:val="24"/>
        </w:rPr>
        <w:t xml:space="preserve">, </w:t>
      </w:r>
      <w:proofErr w:type="spellStart"/>
      <w:r w:rsidR="00F20128" w:rsidRPr="00487FC2">
        <w:rPr>
          <w:szCs w:val="24"/>
        </w:rPr>
        <w:t>да</w:t>
      </w:r>
      <w:proofErr w:type="spellEnd"/>
      <w:r w:rsidR="00F20128" w:rsidRPr="00487FC2">
        <w:rPr>
          <w:szCs w:val="24"/>
        </w:rPr>
        <w:t xml:space="preserve"> </w:t>
      </w:r>
      <w:proofErr w:type="spellStart"/>
      <w:r w:rsidRPr="00487FC2">
        <w:rPr>
          <w:szCs w:val="24"/>
        </w:rPr>
        <w:t>чакат</w:t>
      </w:r>
      <w:proofErr w:type="spellEnd"/>
      <w:r w:rsidR="00F20128" w:rsidRPr="00487FC2">
        <w:rPr>
          <w:szCs w:val="24"/>
        </w:rPr>
        <w:t xml:space="preserve"> </w:t>
      </w:r>
      <w:proofErr w:type="spellStart"/>
      <w:r w:rsidR="00F20128" w:rsidRPr="00487FC2">
        <w:rPr>
          <w:szCs w:val="24"/>
        </w:rPr>
        <w:t>другит</w:t>
      </w:r>
      <w:r w:rsidRPr="00487FC2">
        <w:rPr>
          <w:szCs w:val="24"/>
        </w:rPr>
        <w:t>е</w:t>
      </w:r>
      <w:proofErr w:type="spellEnd"/>
      <w:r w:rsidRPr="00487FC2">
        <w:rPr>
          <w:szCs w:val="24"/>
        </w:rPr>
        <w:t xml:space="preserve"> </w:t>
      </w:r>
      <w:proofErr w:type="spellStart"/>
      <w:r w:rsidRPr="00487FC2">
        <w:rPr>
          <w:szCs w:val="24"/>
        </w:rPr>
        <w:t>екскурзианти</w:t>
      </w:r>
      <w:proofErr w:type="spellEnd"/>
      <w:r w:rsidRPr="00487FC2">
        <w:rPr>
          <w:szCs w:val="24"/>
        </w:rPr>
        <w:t xml:space="preserve"> </w:t>
      </w:r>
      <w:proofErr w:type="spellStart"/>
      <w:r w:rsidRPr="00487FC2">
        <w:rPr>
          <w:szCs w:val="24"/>
        </w:rPr>
        <w:t>да</w:t>
      </w:r>
      <w:proofErr w:type="spellEnd"/>
      <w:r w:rsidRPr="00487FC2">
        <w:rPr>
          <w:szCs w:val="24"/>
        </w:rPr>
        <w:t xml:space="preserve"> </w:t>
      </w:r>
      <w:proofErr w:type="spellStart"/>
      <w:r w:rsidRPr="00487FC2">
        <w:rPr>
          <w:szCs w:val="24"/>
        </w:rPr>
        <w:t>се</w:t>
      </w:r>
      <w:proofErr w:type="spellEnd"/>
      <w:r w:rsidRPr="00487FC2">
        <w:rPr>
          <w:szCs w:val="24"/>
        </w:rPr>
        <w:t xml:space="preserve"> </w:t>
      </w:r>
      <w:proofErr w:type="spellStart"/>
      <w:r w:rsidRPr="00487FC2">
        <w:rPr>
          <w:szCs w:val="24"/>
        </w:rPr>
        <w:t>съберат</w:t>
      </w:r>
      <w:proofErr w:type="spellEnd"/>
      <w:r w:rsidRPr="00487FC2">
        <w:rPr>
          <w:szCs w:val="24"/>
        </w:rPr>
        <w:t xml:space="preserve"> </w:t>
      </w:r>
      <w:proofErr w:type="spellStart"/>
      <w:r w:rsidRPr="00487FC2">
        <w:rPr>
          <w:szCs w:val="24"/>
        </w:rPr>
        <w:t>на</w:t>
      </w:r>
      <w:r w:rsidR="00F20128" w:rsidRPr="00487FC2">
        <w:rPr>
          <w:szCs w:val="24"/>
        </w:rPr>
        <w:t>време</w:t>
      </w:r>
      <w:proofErr w:type="spellEnd"/>
      <w:r w:rsidR="00F20128" w:rsidRPr="00487FC2">
        <w:rPr>
          <w:szCs w:val="24"/>
        </w:rPr>
        <w:t xml:space="preserve"> </w:t>
      </w:r>
      <w:proofErr w:type="spellStart"/>
      <w:r w:rsidR="00F20128" w:rsidRPr="00487FC2">
        <w:rPr>
          <w:szCs w:val="24"/>
        </w:rPr>
        <w:t>за</w:t>
      </w:r>
      <w:proofErr w:type="spellEnd"/>
      <w:r w:rsidR="00F20128" w:rsidRPr="00487FC2">
        <w:rPr>
          <w:szCs w:val="24"/>
        </w:rPr>
        <w:t xml:space="preserve"> </w:t>
      </w:r>
      <w:proofErr w:type="spellStart"/>
      <w:r w:rsidR="00F20128" w:rsidRPr="00487FC2">
        <w:rPr>
          <w:szCs w:val="24"/>
        </w:rPr>
        <w:t>обзорната</w:t>
      </w:r>
      <w:proofErr w:type="spellEnd"/>
      <w:r w:rsidR="00F20128" w:rsidRPr="00487FC2">
        <w:rPr>
          <w:szCs w:val="24"/>
        </w:rPr>
        <w:t xml:space="preserve"> </w:t>
      </w:r>
      <w:proofErr w:type="spellStart"/>
      <w:r w:rsidR="00F20128" w:rsidRPr="00487FC2">
        <w:rPr>
          <w:szCs w:val="24"/>
        </w:rPr>
        <w:t>обиколка</w:t>
      </w:r>
      <w:proofErr w:type="spellEnd"/>
      <w:r w:rsidR="00F20128" w:rsidRPr="00487FC2">
        <w:rPr>
          <w:szCs w:val="24"/>
        </w:rPr>
        <w:t xml:space="preserve"> </w:t>
      </w:r>
      <w:proofErr w:type="spellStart"/>
      <w:r w:rsidR="00F20128" w:rsidRPr="00487FC2">
        <w:rPr>
          <w:szCs w:val="24"/>
        </w:rPr>
        <w:t>на</w:t>
      </w:r>
      <w:proofErr w:type="spellEnd"/>
      <w:r w:rsidR="00F20128" w:rsidRPr="00487FC2">
        <w:rPr>
          <w:szCs w:val="24"/>
        </w:rPr>
        <w:t xml:space="preserve"> </w:t>
      </w:r>
      <w:proofErr w:type="spellStart"/>
      <w:r w:rsidR="00F20128" w:rsidRPr="00487FC2">
        <w:rPr>
          <w:szCs w:val="24"/>
        </w:rPr>
        <w:t>града</w:t>
      </w:r>
      <w:proofErr w:type="spellEnd"/>
      <w:r w:rsidR="00F20128" w:rsidRPr="00487FC2">
        <w:rPr>
          <w:szCs w:val="24"/>
        </w:rPr>
        <w:t xml:space="preserve"> </w:t>
      </w:r>
      <w:proofErr w:type="spellStart"/>
      <w:r w:rsidR="00F20128" w:rsidRPr="00487FC2">
        <w:rPr>
          <w:szCs w:val="24"/>
        </w:rPr>
        <w:t>или</w:t>
      </w:r>
      <w:proofErr w:type="spellEnd"/>
      <w:r w:rsidR="00F20128" w:rsidRPr="00487FC2">
        <w:rPr>
          <w:szCs w:val="24"/>
        </w:rPr>
        <w:t xml:space="preserve"> </w:t>
      </w:r>
      <w:proofErr w:type="spellStart"/>
      <w:r w:rsidRPr="00487FC2">
        <w:rPr>
          <w:szCs w:val="24"/>
        </w:rPr>
        <w:t>да</w:t>
      </w:r>
      <w:proofErr w:type="spellEnd"/>
      <w:r w:rsidRPr="00487FC2">
        <w:rPr>
          <w:szCs w:val="24"/>
        </w:rPr>
        <w:t xml:space="preserve"> </w:t>
      </w:r>
      <w:proofErr w:type="spellStart"/>
      <w:r w:rsidRPr="00487FC2">
        <w:rPr>
          <w:szCs w:val="24"/>
        </w:rPr>
        <w:t>разгледат</w:t>
      </w:r>
      <w:proofErr w:type="spellEnd"/>
      <w:r w:rsidR="00F20128" w:rsidRPr="00487FC2">
        <w:rPr>
          <w:szCs w:val="24"/>
        </w:rPr>
        <w:t xml:space="preserve"> </w:t>
      </w:r>
      <w:proofErr w:type="spellStart"/>
      <w:r w:rsidR="00F20128" w:rsidRPr="00487FC2">
        <w:rPr>
          <w:szCs w:val="24"/>
        </w:rPr>
        <w:t>най-любопитната</w:t>
      </w:r>
      <w:proofErr w:type="spellEnd"/>
      <w:r w:rsidR="00F20128" w:rsidRPr="00487FC2">
        <w:rPr>
          <w:szCs w:val="24"/>
        </w:rPr>
        <w:t xml:space="preserve"> </w:t>
      </w:r>
      <w:proofErr w:type="spellStart"/>
      <w:r w:rsidR="00F20128" w:rsidRPr="00487FC2">
        <w:rPr>
          <w:szCs w:val="24"/>
        </w:rPr>
        <w:t>според</w:t>
      </w:r>
      <w:proofErr w:type="spellEnd"/>
      <w:r w:rsidR="00F20128" w:rsidRPr="00487FC2">
        <w:rPr>
          <w:szCs w:val="24"/>
        </w:rPr>
        <w:t xml:space="preserve"> </w:t>
      </w:r>
      <w:proofErr w:type="spellStart"/>
      <w:r w:rsidRPr="00487FC2">
        <w:rPr>
          <w:szCs w:val="24"/>
        </w:rPr>
        <w:t>тях</w:t>
      </w:r>
      <w:proofErr w:type="spellEnd"/>
      <w:r w:rsidR="00F20128" w:rsidRPr="00487FC2">
        <w:rPr>
          <w:szCs w:val="24"/>
        </w:rPr>
        <w:t xml:space="preserve"> </w:t>
      </w:r>
      <w:proofErr w:type="spellStart"/>
      <w:r w:rsidR="00F20128" w:rsidRPr="00487FC2">
        <w:rPr>
          <w:szCs w:val="24"/>
        </w:rPr>
        <w:t>местна</w:t>
      </w:r>
      <w:proofErr w:type="spellEnd"/>
      <w:r w:rsidR="00F20128" w:rsidRPr="00487FC2">
        <w:rPr>
          <w:szCs w:val="24"/>
        </w:rPr>
        <w:t xml:space="preserve"> </w:t>
      </w:r>
      <w:proofErr w:type="spellStart"/>
      <w:r w:rsidR="00F20128" w:rsidRPr="00487FC2">
        <w:rPr>
          <w:szCs w:val="24"/>
        </w:rPr>
        <w:t>забележителност</w:t>
      </w:r>
      <w:proofErr w:type="spellEnd"/>
      <w:r w:rsidR="00F20128" w:rsidRPr="00487FC2">
        <w:rPr>
          <w:szCs w:val="24"/>
        </w:rPr>
        <w:t xml:space="preserve"> </w:t>
      </w:r>
      <w:proofErr w:type="spellStart"/>
      <w:r w:rsidR="00F20128" w:rsidRPr="00487FC2">
        <w:rPr>
          <w:szCs w:val="24"/>
        </w:rPr>
        <w:t>за</w:t>
      </w:r>
      <w:proofErr w:type="spellEnd"/>
      <w:r w:rsidR="00F20128" w:rsidRPr="00487FC2">
        <w:rPr>
          <w:szCs w:val="24"/>
        </w:rPr>
        <w:t xml:space="preserve"> 15 </w:t>
      </w:r>
      <w:proofErr w:type="spellStart"/>
      <w:r w:rsidR="00F20128" w:rsidRPr="00487FC2">
        <w:rPr>
          <w:szCs w:val="24"/>
        </w:rPr>
        <w:t>минути</w:t>
      </w:r>
      <w:proofErr w:type="spellEnd"/>
      <w:r w:rsidR="00F20128" w:rsidRPr="00487FC2">
        <w:rPr>
          <w:szCs w:val="24"/>
        </w:rPr>
        <w:t xml:space="preserve">, </w:t>
      </w:r>
      <w:proofErr w:type="spellStart"/>
      <w:r w:rsidRPr="00487FC2">
        <w:rPr>
          <w:szCs w:val="24"/>
        </w:rPr>
        <w:t>вместо</w:t>
      </w:r>
      <w:proofErr w:type="spellEnd"/>
      <w:r w:rsidRPr="00487FC2">
        <w:rPr>
          <w:szCs w:val="24"/>
        </w:rPr>
        <w:t xml:space="preserve"> </w:t>
      </w:r>
      <w:proofErr w:type="spellStart"/>
      <w:r w:rsidRPr="00487FC2">
        <w:rPr>
          <w:szCs w:val="24"/>
        </w:rPr>
        <w:t>за</w:t>
      </w:r>
      <w:proofErr w:type="spellEnd"/>
      <w:r w:rsidR="00F20128" w:rsidRPr="00487FC2">
        <w:rPr>
          <w:szCs w:val="24"/>
        </w:rPr>
        <w:t xml:space="preserve"> </w:t>
      </w:r>
      <w:proofErr w:type="spellStart"/>
      <w:r w:rsidR="00F20128" w:rsidRPr="00487FC2">
        <w:rPr>
          <w:szCs w:val="24"/>
        </w:rPr>
        <w:t>цял</w:t>
      </w:r>
      <w:proofErr w:type="spellEnd"/>
      <w:r w:rsidR="00F20128" w:rsidRPr="00487FC2">
        <w:rPr>
          <w:szCs w:val="24"/>
        </w:rPr>
        <w:t xml:space="preserve"> </w:t>
      </w:r>
      <w:proofErr w:type="spellStart"/>
      <w:r w:rsidR="00F20128" w:rsidRPr="00487FC2">
        <w:rPr>
          <w:szCs w:val="24"/>
        </w:rPr>
        <w:t>ден</w:t>
      </w:r>
      <w:proofErr w:type="spellEnd"/>
      <w:r w:rsidR="00F20128" w:rsidRPr="00487FC2">
        <w:rPr>
          <w:szCs w:val="24"/>
        </w:rPr>
        <w:t xml:space="preserve">. </w:t>
      </w:r>
    </w:p>
    <w:p w:rsidR="00F20128" w:rsidRPr="00487FC2" w:rsidRDefault="00F20128" w:rsidP="00487FC2">
      <w:pPr>
        <w:rPr>
          <w:szCs w:val="24"/>
        </w:rPr>
      </w:pPr>
      <w:proofErr w:type="spellStart"/>
      <w:r w:rsidRPr="00487FC2">
        <w:rPr>
          <w:szCs w:val="24"/>
        </w:rPr>
        <w:t>Най-</w:t>
      </w:r>
      <w:r w:rsidR="00C712FA" w:rsidRPr="00487FC2">
        <w:rPr>
          <w:szCs w:val="24"/>
        </w:rPr>
        <w:t>големият</w:t>
      </w:r>
      <w:proofErr w:type="spellEnd"/>
      <w:r w:rsidR="00C712FA" w:rsidRPr="00487FC2">
        <w:rPr>
          <w:szCs w:val="24"/>
        </w:rPr>
        <w:t xml:space="preserve"> </w:t>
      </w:r>
      <w:proofErr w:type="spellStart"/>
      <w:r w:rsidR="00C712FA" w:rsidRPr="00487FC2">
        <w:rPr>
          <w:szCs w:val="24"/>
        </w:rPr>
        <w:t>плюс</w:t>
      </w:r>
      <w:proofErr w:type="spellEnd"/>
      <w:r w:rsidR="00C712FA" w:rsidRPr="00487FC2">
        <w:rPr>
          <w:szCs w:val="24"/>
        </w:rPr>
        <w:t xml:space="preserve"> </w:t>
      </w:r>
      <w:proofErr w:type="spellStart"/>
      <w:r w:rsidR="00C712FA" w:rsidRPr="00487FC2">
        <w:rPr>
          <w:szCs w:val="24"/>
        </w:rPr>
        <w:t>на</w:t>
      </w:r>
      <w:proofErr w:type="spellEnd"/>
      <w:r w:rsidR="00C712FA" w:rsidRPr="00487FC2">
        <w:rPr>
          <w:szCs w:val="24"/>
        </w:rPr>
        <w:t xml:space="preserve"> </w:t>
      </w:r>
      <w:proofErr w:type="spellStart"/>
      <w:r w:rsidR="00C712FA" w:rsidRPr="00487FC2">
        <w:rPr>
          <w:szCs w:val="24"/>
        </w:rPr>
        <w:t>самостоятелно</w:t>
      </w:r>
      <w:proofErr w:type="spellEnd"/>
      <w:r w:rsidR="00C712FA" w:rsidRPr="00487FC2">
        <w:rPr>
          <w:szCs w:val="24"/>
        </w:rPr>
        <w:t xml:space="preserve"> </w:t>
      </w:r>
      <w:proofErr w:type="spellStart"/>
      <w:r w:rsidRPr="00487FC2">
        <w:rPr>
          <w:szCs w:val="24"/>
        </w:rPr>
        <w:t>организирано</w:t>
      </w:r>
      <w:r w:rsidR="00C712FA" w:rsidRPr="00487FC2">
        <w:rPr>
          <w:szCs w:val="24"/>
        </w:rPr>
        <w:t>то</w:t>
      </w:r>
      <w:proofErr w:type="spellEnd"/>
      <w:r w:rsidRPr="00487FC2">
        <w:rPr>
          <w:szCs w:val="24"/>
        </w:rPr>
        <w:t xml:space="preserve"> </w:t>
      </w:r>
      <w:proofErr w:type="spellStart"/>
      <w:r w:rsidRPr="00487FC2">
        <w:rPr>
          <w:szCs w:val="24"/>
        </w:rPr>
        <w:t>пътуване</w:t>
      </w:r>
      <w:proofErr w:type="spellEnd"/>
      <w:r w:rsidRPr="00487FC2">
        <w:rPr>
          <w:szCs w:val="24"/>
        </w:rPr>
        <w:t xml:space="preserve"> е </w:t>
      </w:r>
      <w:proofErr w:type="spellStart"/>
      <w:r w:rsidR="00C712FA" w:rsidRPr="00487FC2">
        <w:rPr>
          <w:szCs w:val="24"/>
        </w:rPr>
        <w:t>възможността</w:t>
      </w:r>
      <w:proofErr w:type="spellEnd"/>
      <w:r w:rsidR="00C712FA" w:rsidRPr="00487FC2">
        <w:rPr>
          <w:szCs w:val="24"/>
        </w:rPr>
        <w:t xml:space="preserve"> </w:t>
      </w:r>
      <w:proofErr w:type="spellStart"/>
      <w:r w:rsidR="00C712FA" w:rsidRPr="00487FC2">
        <w:rPr>
          <w:szCs w:val="24"/>
        </w:rPr>
        <w:t>да</w:t>
      </w:r>
      <w:proofErr w:type="spellEnd"/>
      <w:r w:rsidR="00C712FA" w:rsidRPr="00487FC2">
        <w:rPr>
          <w:szCs w:val="24"/>
        </w:rPr>
        <w:t xml:space="preserve"> </w:t>
      </w:r>
      <w:proofErr w:type="spellStart"/>
      <w:r w:rsidR="00C712FA" w:rsidRPr="00487FC2">
        <w:rPr>
          <w:szCs w:val="24"/>
        </w:rPr>
        <w:t>се</w:t>
      </w:r>
      <w:proofErr w:type="spellEnd"/>
      <w:r w:rsidR="00C712FA" w:rsidRPr="00487FC2">
        <w:rPr>
          <w:szCs w:val="24"/>
        </w:rPr>
        <w:t xml:space="preserve"> </w:t>
      </w:r>
      <w:proofErr w:type="spellStart"/>
      <w:r w:rsidR="00C712FA" w:rsidRPr="00487FC2">
        <w:rPr>
          <w:szCs w:val="24"/>
        </w:rPr>
        <w:t>създадат</w:t>
      </w:r>
      <w:proofErr w:type="spellEnd"/>
      <w:r w:rsidR="00C712FA" w:rsidRPr="00487FC2">
        <w:rPr>
          <w:szCs w:val="24"/>
        </w:rPr>
        <w:t xml:space="preserve"> </w:t>
      </w:r>
      <w:proofErr w:type="spellStart"/>
      <w:r w:rsidR="00C712FA" w:rsidRPr="00487FC2">
        <w:rPr>
          <w:szCs w:val="24"/>
        </w:rPr>
        <w:t>личен</w:t>
      </w:r>
      <w:proofErr w:type="spellEnd"/>
      <w:r w:rsidR="00C712FA" w:rsidRPr="00487FC2">
        <w:rPr>
          <w:szCs w:val="24"/>
        </w:rPr>
        <w:t xml:space="preserve"> </w:t>
      </w:r>
      <w:proofErr w:type="spellStart"/>
      <w:r w:rsidR="00C712FA" w:rsidRPr="00487FC2">
        <w:rPr>
          <w:szCs w:val="24"/>
        </w:rPr>
        <w:t>уникален</w:t>
      </w:r>
      <w:proofErr w:type="spellEnd"/>
      <w:r w:rsidR="00C712FA" w:rsidRPr="00487FC2">
        <w:rPr>
          <w:szCs w:val="24"/>
        </w:rPr>
        <w:t xml:space="preserve"> </w:t>
      </w:r>
      <w:proofErr w:type="spellStart"/>
      <w:r w:rsidR="00C712FA" w:rsidRPr="00487FC2">
        <w:rPr>
          <w:szCs w:val="24"/>
        </w:rPr>
        <w:t>маршрут</w:t>
      </w:r>
      <w:proofErr w:type="spellEnd"/>
      <w:r w:rsidR="00C712FA" w:rsidRPr="00487FC2">
        <w:rPr>
          <w:szCs w:val="24"/>
        </w:rPr>
        <w:t xml:space="preserve"> и </w:t>
      </w:r>
      <w:proofErr w:type="spellStart"/>
      <w:r w:rsidR="00C712FA" w:rsidRPr="00487FC2">
        <w:rPr>
          <w:szCs w:val="24"/>
        </w:rPr>
        <w:t>преживявания</w:t>
      </w:r>
      <w:proofErr w:type="spellEnd"/>
      <w:r w:rsidR="00C712FA" w:rsidRPr="00487FC2">
        <w:rPr>
          <w:szCs w:val="24"/>
        </w:rPr>
        <w:t xml:space="preserve">, </w:t>
      </w:r>
      <w:r w:rsidRPr="00487FC2">
        <w:rPr>
          <w:szCs w:val="24"/>
        </w:rPr>
        <w:t xml:space="preserve">с </w:t>
      </w:r>
      <w:proofErr w:type="spellStart"/>
      <w:r w:rsidRPr="00487FC2">
        <w:rPr>
          <w:szCs w:val="24"/>
        </w:rPr>
        <w:t>които</w:t>
      </w:r>
      <w:proofErr w:type="spellEnd"/>
      <w:r w:rsidRPr="00487FC2">
        <w:rPr>
          <w:szCs w:val="24"/>
        </w:rPr>
        <w:t xml:space="preserve"> </w:t>
      </w:r>
      <w:proofErr w:type="spellStart"/>
      <w:r w:rsidRPr="00487FC2">
        <w:rPr>
          <w:szCs w:val="24"/>
        </w:rPr>
        <w:t>истински</w:t>
      </w:r>
      <w:proofErr w:type="spellEnd"/>
      <w:r w:rsidRPr="00487FC2">
        <w:rPr>
          <w:szCs w:val="24"/>
        </w:rPr>
        <w:t xml:space="preserve"> </w:t>
      </w:r>
      <w:proofErr w:type="spellStart"/>
      <w:r w:rsidRPr="00487FC2">
        <w:rPr>
          <w:szCs w:val="24"/>
        </w:rPr>
        <w:t>да</w:t>
      </w:r>
      <w:proofErr w:type="spellEnd"/>
      <w:r w:rsidRPr="00487FC2">
        <w:rPr>
          <w:szCs w:val="24"/>
        </w:rPr>
        <w:t xml:space="preserve"> </w:t>
      </w:r>
      <w:proofErr w:type="spellStart"/>
      <w:r w:rsidR="00C712FA" w:rsidRPr="00487FC2">
        <w:rPr>
          <w:szCs w:val="24"/>
        </w:rPr>
        <w:t>се</w:t>
      </w:r>
      <w:proofErr w:type="spellEnd"/>
      <w:r w:rsidR="00C712FA" w:rsidRPr="00487FC2">
        <w:rPr>
          <w:szCs w:val="24"/>
        </w:rPr>
        <w:t xml:space="preserve"> </w:t>
      </w:r>
      <w:proofErr w:type="spellStart"/>
      <w:r w:rsidR="00C712FA" w:rsidRPr="00487FC2">
        <w:rPr>
          <w:szCs w:val="24"/>
        </w:rPr>
        <w:t>усети</w:t>
      </w:r>
      <w:proofErr w:type="spellEnd"/>
      <w:r w:rsidR="00C712FA" w:rsidRPr="00487FC2">
        <w:rPr>
          <w:szCs w:val="24"/>
        </w:rPr>
        <w:t xml:space="preserve"> </w:t>
      </w:r>
      <w:proofErr w:type="spellStart"/>
      <w:r w:rsidR="00C712FA" w:rsidRPr="00487FC2">
        <w:rPr>
          <w:szCs w:val="24"/>
        </w:rPr>
        <w:t>магията</w:t>
      </w:r>
      <w:proofErr w:type="spellEnd"/>
      <w:r w:rsidR="00C712FA" w:rsidRPr="00487FC2">
        <w:rPr>
          <w:szCs w:val="24"/>
        </w:rPr>
        <w:t xml:space="preserve"> </w:t>
      </w:r>
      <w:proofErr w:type="spellStart"/>
      <w:r w:rsidR="00C712FA" w:rsidRPr="00487FC2">
        <w:rPr>
          <w:szCs w:val="24"/>
        </w:rPr>
        <w:t>на</w:t>
      </w:r>
      <w:proofErr w:type="spellEnd"/>
      <w:r w:rsidR="00C712FA" w:rsidRPr="00487FC2">
        <w:rPr>
          <w:szCs w:val="24"/>
        </w:rPr>
        <w:t xml:space="preserve"> </w:t>
      </w:r>
      <w:proofErr w:type="spellStart"/>
      <w:r w:rsidR="00C712FA" w:rsidRPr="00487FC2">
        <w:rPr>
          <w:szCs w:val="24"/>
        </w:rPr>
        <w:t>пътешествието</w:t>
      </w:r>
      <w:proofErr w:type="spellEnd"/>
      <w:r w:rsidR="00C712FA" w:rsidRPr="00487FC2">
        <w:rPr>
          <w:szCs w:val="24"/>
        </w:rPr>
        <w:t>.</w:t>
      </w:r>
    </w:p>
    <w:p w:rsidR="00F20128" w:rsidRPr="00F20128" w:rsidRDefault="00F20128" w:rsidP="00F20128">
      <w:pPr>
        <w:rPr>
          <w:lang w:val="ru-RU"/>
        </w:rPr>
      </w:pPr>
    </w:p>
    <w:p w:rsidR="00487FC2" w:rsidRDefault="00487FC2" w:rsidP="00487FC2">
      <w:pPr>
        <w:pStyle w:val="Heading2"/>
        <w:rPr>
          <w:lang w:val="ru-RU"/>
        </w:rPr>
      </w:pPr>
      <w:bookmarkStart w:id="4" w:name="_Toc382140912"/>
      <w:bookmarkStart w:id="5" w:name="_Toc390194285"/>
      <w:bookmarkStart w:id="6" w:name="_Toc453015784"/>
      <w:r w:rsidRPr="00835B86">
        <w:t xml:space="preserve">Цел </w:t>
      </w:r>
      <w:r w:rsidRPr="00835B86">
        <w:rPr>
          <w:lang w:val="ru-RU"/>
        </w:rPr>
        <w:t>и задачи на дипломната работа</w:t>
      </w:r>
      <w:bookmarkEnd w:id="4"/>
      <w:bookmarkEnd w:id="5"/>
      <w:bookmarkEnd w:id="6"/>
    </w:p>
    <w:p w:rsidR="00576022" w:rsidRPr="00D048C9" w:rsidRDefault="00576022" w:rsidP="00576022">
      <w:pPr>
        <w:shd w:val="clear" w:color="auto" w:fill="FFFFFF"/>
        <w:rPr>
          <w:noProof/>
          <w:lang w:val="bg-BG"/>
        </w:rPr>
      </w:pPr>
      <w:r w:rsidRPr="00D048C9">
        <w:rPr>
          <w:noProof/>
          <w:szCs w:val="24"/>
          <w:lang w:val="bg-BG"/>
        </w:rPr>
        <w:t>Целта на дипломната работа е да</w:t>
      </w:r>
      <w:r w:rsidR="00487FC2" w:rsidRPr="00D048C9">
        <w:rPr>
          <w:noProof/>
          <w:szCs w:val="24"/>
          <w:lang w:val="bg-BG"/>
        </w:rPr>
        <w:t xml:space="preserve"> се проектира</w:t>
      </w:r>
      <w:r w:rsidRPr="00D048C9">
        <w:rPr>
          <w:noProof/>
          <w:szCs w:val="24"/>
          <w:lang w:val="bg-BG"/>
        </w:rPr>
        <w:t xml:space="preserve"> и разработи уебсайт – „Trip </w:t>
      </w:r>
      <w:r w:rsidR="00487FC2" w:rsidRPr="00D048C9">
        <w:rPr>
          <w:noProof/>
          <w:szCs w:val="24"/>
          <w:lang w:val="bg-BG"/>
        </w:rPr>
        <w:t>Planner“, който ще се използва за планиране на маршрути за пътешествия.</w:t>
      </w:r>
      <w:r w:rsidRPr="00D048C9">
        <w:rPr>
          <w:noProof/>
          <w:szCs w:val="24"/>
          <w:lang w:val="bg-BG"/>
        </w:rPr>
        <w:t xml:space="preserve"> </w:t>
      </w:r>
      <w:r w:rsidRPr="00D048C9">
        <w:rPr>
          <w:noProof/>
          <w:lang w:val="bg-BG"/>
        </w:rPr>
        <w:t>„</w:t>
      </w:r>
      <w:r w:rsidRPr="00D048C9">
        <w:rPr>
          <w:b/>
          <w:noProof/>
          <w:lang w:val="bg-BG"/>
        </w:rPr>
        <w:t>Trip Planner</w:t>
      </w:r>
      <w:r w:rsidRPr="00D048C9">
        <w:rPr>
          <w:noProof/>
          <w:lang w:val="bg-BG"/>
        </w:rPr>
        <w:t>“ ще представлява удобен помощник за построяването на маршрут за следващи пътувания. Потребителят ще може да запазва места, които иска да посети в бъдеще като ще добавя 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D048C9" w:rsidRDefault="00576022" w:rsidP="00576022">
      <w:pPr>
        <w:shd w:val="clear" w:color="auto" w:fill="FFFFFF"/>
        <w:rPr>
          <w:noProof/>
          <w:lang w:val="bg-BG"/>
        </w:rPr>
      </w:pPr>
      <w:r w:rsidRPr="00D048C9">
        <w:rPr>
          <w:noProof/>
          <w:lang w:val="bg-BG"/>
        </w:rPr>
        <w:lastRenderedPageBreak/>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D048C9" w:rsidRDefault="00487FC2" w:rsidP="00487FC2">
      <w:pPr>
        <w:rPr>
          <w:noProof/>
          <w:szCs w:val="24"/>
          <w:lang w:val="bg-BG"/>
        </w:rPr>
      </w:pPr>
    </w:p>
    <w:p w:rsidR="00487FC2" w:rsidRPr="00D048C9" w:rsidRDefault="00487FC2" w:rsidP="00487FC2">
      <w:pPr>
        <w:rPr>
          <w:noProof/>
          <w:szCs w:val="24"/>
          <w:lang w:val="bg-BG"/>
        </w:rPr>
      </w:pPr>
      <w:r w:rsidRPr="00D048C9">
        <w:rPr>
          <w:noProof/>
          <w:szCs w:val="24"/>
          <w:lang w:val="bg-BG"/>
        </w:rPr>
        <w:t>Задачите произтичащи от целта са:</w:t>
      </w:r>
    </w:p>
    <w:p w:rsidR="00487FC2" w:rsidRPr="00242592" w:rsidRDefault="00487FC2" w:rsidP="00487FC2">
      <w:pPr>
        <w:pStyle w:val="ListParagraph"/>
        <w:numPr>
          <w:ilvl w:val="0"/>
          <w:numId w:val="2"/>
        </w:numPr>
        <w:spacing w:after="240"/>
        <w:ind w:left="714" w:hanging="357"/>
        <w:contextualSpacing w:val="0"/>
        <w:rPr>
          <w:rFonts w:asciiTheme="minorHAnsi" w:eastAsiaTheme="minorHAnsi" w:hAnsiTheme="minorHAnsi" w:cstheme="minorBidi"/>
          <w:noProof/>
          <w:sz w:val="22"/>
        </w:rPr>
      </w:pPr>
      <w:r w:rsidRPr="00242592">
        <w:rPr>
          <w:rFonts w:asciiTheme="minorHAnsi" w:eastAsiaTheme="minorHAnsi" w:hAnsiTheme="minorHAnsi" w:cstheme="minorBidi"/>
          <w:noProof/>
          <w:sz w:val="22"/>
        </w:rPr>
        <w:t>Специфициране на изискванията и проектиране на приложението</w:t>
      </w:r>
    </w:p>
    <w:p w:rsidR="00487FC2" w:rsidRPr="00242592" w:rsidRDefault="00487FC2" w:rsidP="00487FC2">
      <w:pPr>
        <w:pStyle w:val="ListParagraph"/>
        <w:numPr>
          <w:ilvl w:val="0"/>
          <w:numId w:val="2"/>
        </w:numPr>
        <w:spacing w:after="240"/>
        <w:contextualSpacing w:val="0"/>
        <w:rPr>
          <w:rFonts w:asciiTheme="minorHAnsi" w:eastAsiaTheme="minorHAnsi" w:hAnsiTheme="minorHAnsi" w:cstheme="minorBidi"/>
          <w:noProof/>
          <w:sz w:val="22"/>
        </w:rPr>
      </w:pPr>
      <w:r w:rsidRPr="00242592">
        <w:rPr>
          <w:rFonts w:asciiTheme="minorHAnsi" w:eastAsiaTheme="minorHAnsi" w:hAnsiTheme="minorHAnsi" w:cstheme="minorBidi"/>
          <w:noProof/>
          <w:sz w:val="22"/>
        </w:rPr>
        <w:t>Представяне на използваните тех</w:t>
      </w:r>
      <w:r w:rsidR="00576022" w:rsidRPr="00242592">
        <w:rPr>
          <w:rFonts w:asciiTheme="minorHAnsi" w:eastAsiaTheme="minorHAnsi" w:hAnsiTheme="minorHAnsi" w:cstheme="minorBidi"/>
          <w:noProof/>
          <w:sz w:val="22"/>
        </w:rPr>
        <w:t>нологии и архитектурни решения</w:t>
      </w:r>
    </w:p>
    <w:p w:rsidR="00487FC2" w:rsidRPr="00242592" w:rsidRDefault="00487FC2" w:rsidP="00487FC2">
      <w:pPr>
        <w:pStyle w:val="ListParagraph"/>
        <w:numPr>
          <w:ilvl w:val="0"/>
          <w:numId w:val="2"/>
        </w:numPr>
        <w:spacing w:after="240"/>
        <w:contextualSpacing w:val="0"/>
        <w:rPr>
          <w:rFonts w:asciiTheme="minorHAnsi" w:eastAsiaTheme="minorHAnsi" w:hAnsiTheme="minorHAnsi" w:cstheme="minorBidi"/>
          <w:noProof/>
          <w:sz w:val="22"/>
        </w:rPr>
      </w:pPr>
      <w:r w:rsidRPr="00242592">
        <w:rPr>
          <w:rFonts w:asciiTheme="minorHAnsi" w:eastAsiaTheme="minorHAnsi" w:hAnsiTheme="minorHAnsi" w:cstheme="minorBidi"/>
          <w:noProof/>
          <w:sz w:val="22"/>
        </w:rPr>
        <w:t>Сравнителен анализ на съществуващи софтуерни приложения с подобна функционалност</w:t>
      </w:r>
    </w:p>
    <w:p w:rsidR="00487FC2" w:rsidRPr="00242592" w:rsidRDefault="00487FC2" w:rsidP="00487FC2">
      <w:pPr>
        <w:pStyle w:val="ListParagraph"/>
        <w:numPr>
          <w:ilvl w:val="0"/>
          <w:numId w:val="2"/>
        </w:numPr>
        <w:spacing w:after="240"/>
        <w:contextualSpacing w:val="0"/>
        <w:rPr>
          <w:rFonts w:asciiTheme="minorHAnsi" w:eastAsiaTheme="minorHAnsi" w:hAnsiTheme="minorHAnsi" w:cstheme="minorBidi"/>
          <w:noProof/>
          <w:sz w:val="22"/>
        </w:rPr>
      </w:pPr>
      <w:r w:rsidRPr="00242592">
        <w:rPr>
          <w:rFonts w:asciiTheme="minorHAnsi" w:eastAsiaTheme="minorHAnsi" w:hAnsiTheme="minorHAnsi" w:cstheme="minorBidi"/>
          <w:noProof/>
          <w:sz w:val="22"/>
        </w:rPr>
        <w:t>Разработване на отделните модули и интерфейс на приложението:</w:t>
      </w:r>
    </w:p>
    <w:p w:rsidR="00487FC2" w:rsidRPr="00242592" w:rsidRDefault="006240C0" w:rsidP="00487FC2">
      <w:pPr>
        <w:pStyle w:val="ListParagraph"/>
        <w:numPr>
          <w:ilvl w:val="0"/>
          <w:numId w:val="3"/>
        </w:numPr>
        <w:spacing w:after="240"/>
        <w:ind w:left="1418" w:hanging="426"/>
        <w:contextualSpacing w:val="0"/>
        <w:rPr>
          <w:rFonts w:asciiTheme="minorHAnsi" w:eastAsiaTheme="minorHAnsi" w:hAnsiTheme="minorHAnsi" w:cstheme="minorBidi"/>
          <w:noProof/>
          <w:sz w:val="22"/>
        </w:rPr>
      </w:pPr>
      <w:r>
        <w:rPr>
          <w:rFonts w:asciiTheme="minorHAnsi" w:eastAsiaTheme="minorHAnsi" w:hAnsiTheme="minorHAnsi" w:cstheme="minorBidi"/>
          <w:noProof/>
          <w:sz w:val="22"/>
        </w:rPr>
        <w:t xml:space="preserve">Реализиране </w:t>
      </w:r>
      <w:r w:rsidR="00487FC2" w:rsidRPr="00242592">
        <w:rPr>
          <w:rFonts w:asciiTheme="minorHAnsi" w:eastAsiaTheme="minorHAnsi" w:hAnsiTheme="minorHAnsi" w:cstheme="minorBidi"/>
          <w:noProof/>
          <w:sz w:val="22"/>
        </w:rPr>
        <w:t xml:space="preserve">на възможност потребителите да </w:t>
      </w:r>
      <w:r>
        <w:rPr>
          <w:rFonts w:asciiTheme="minorHAnsi" w:eastAsiaTheme="minorHAnsi" w:hAnsiTheme="minorHAnsi" w:cstheme="minorBidi"/>
          <w:noProof/>
          <w:sz w:val="22"/>
        </w:rPr>
        <w:t>запазват, редактират и разглеждат различни локации върху географска карта;</w:t>
      </w:r>
    </w:p>
    <w:p w:rsidR="00487FC2" w:rsidRPr="00242592" w:rsidRDefault="00487FC2" w:rsidP="00487FC2">
      <w:pPr>
        <w:pStyle w:val="ListParagraph"/>
        <w:numPr>
          <w:ilvl w:val="0"/>
          <w:numId w:val="3"/>
        </w:numPr>
        <w:spacing w:after="240"/>
        <w:ind w:left="1418" w:hanging="426"/>
        <w:contextualSpacing w:val="0"/>
        <w:rPr>
          <w:rFonts w:asciiTheme="minorHAnsi" w:eastAsiaTheme="minorHAnsi" w:hAnsiTheme="minorHAnsi" w:cstheme="minorBidi"/>
          <w:noProof/>
          <w:sz w:val="22"/>
        </w:rPr>
      </w:pPr>
      <w:r w:rsidRPr="00242592">
        <w:rPr>
          <w:rFonts w:asciiTheme="minorHAnsi" w:eastAsiaTheme="minorHAnsi" w:hAnsiTheme="minorHAnsi" w:cstheme="minorBidi"/>
          <w:noProof/>
          <w:sz w:val="22"/>
        </w:rPr>
        <w:t xml:space="preserve">Разработване на модул за работа с база от данни, която </w:t>
      </w:r>
      <w:r w:rsidR="006240C0">
        <w:rPr>
          <w:rFonts w:asciiTheme="minorHAnsi" w:eastAsiaTheme="minorHAnsi" w:hAnsiTheme="minorHAnsi" w:cstheme="minorBidi"/>
          <w:noProof/>
          <w:sz w:val="22"/>
        </w:rPr>
        <w:t>…;</w:t>
      </w:r>
    </w:p>
    <w:p w:rsidR="006240C0" w:rsidRPr="00242592" w:rsidRDefault="006240C0" w:rsidP="006240C0">
      <w:pPr>
        <w:pStyle w:val="ListParagraph"/>
        <w:numPr>
          <w:ilvl w:val="0"/>
          <w:numId w:val="3"/>
        </w:numPr>
        <w:spacing w:after="240"/>
        <w:ind w:left="1418" w:hanging="426"/>
        <w:contextualSpacing w:val="0"/>
        <w:rPr>
          <w:rFonts w:asciiTheme="minorHAnsi" w:eastAsiaTheme="minorHAnsi" w:hAnsiTheme="minorHAnsi" w:cstheme="minorBidi"/>
          <w:noProof/>
          <w:sz w:val="22"/>
        </w:rPr>
      </w:pPr>
      <w:r>
        <w:rPr>
          <w:rFonts w:asciiTheme="minorHAnsi" w:eastAsiaTheme="minorHAnsi" w:hAnsiTheme="minorHAnsi" w:cstheme="minorBidi"/>
          <w:noProof/>
          <w:sz w:val="22"/>
        </w:rPr>
        <w:t xml:space="preserve">Реализиране </w:t>
      </w:r>
      <w:r w:rsidRPr="00242592">
        <w:rPr>
          <w:rFonts w:asciiTheme="minorHAnsi" w:eastAsiaTheme="minorHAnsi" w:hAnsiTheme="minorHAnsi" w:cstheme="minorBidi"/>
          <w:noProof/>
          <w:sz w:val="22"/>
        </w:rPr>
        <w:t xml:space="preserve">на възможност потребителите да </w:t>
      </w:r>
      <w:r>
        <w:rPr>
          <w:rFonts w:asciiTheme="minorHAnsi" w:eastAsiaTheme="minorHAnsi" w:hAnsiTheme="minorHAnsi" w:cstheme="minorBidi"/>
          <w:noProof/>
          <w:sz w:val="22"/>
        </w:rPr>
        <w:t>построяват и запазват маршрут между отделни локации на картата;</w:t>
      </w:r>
    </w:p>
    <w:p w:rsidR="006240C0" w:rsidRPr="00242592" w:rsidRDefault="006240C0" w:rsidP="006240C0">
      <w:pPr>
        <w:pStyle w:val="ListParagraph"/>
        <w:numPr>
          <w:ilvl w:val="0"/>
          <w:numId w:val="3"/>
        </w:numPr>
        <w:spacing w:after="240"/>
        <w:ind w:left="1418" w:hanging="426"/>
        <w:contextualSpacing w:val="0"/>
        <w:rPr>
          <w:rFonts w:asciiTheme="minorHAnsi" w:eastAsiaTheme="minorHAnsi" w:hAnsiTheme="minorHAnsi" w:cstheme="minorBidi"/>
          <w:noProof/>
          <w:sz w:val="22"/>
        </w:rPr>
      </w:pPr>
      <w:r>
        <w:rPr>
          <w:rFonts w:asciiTheme="minorHAnsi" w:eastAsiaTheme="minorHAnsi" w:hAnsiTheme="minorHAnsi" w:cstheme="minorBidi"/>
          <w:noProof/>
          <w:sz w:val="22"/>
        </w:rPr>
        <w:t xml:space="preserve">Реализиране </w:t>
      </w:r>
      <w:r w:rsidRPr="00242592">
        <w:rPr>
          <w:rFonts w:asciiTheme="minorHAnsi" w:eastAsiaTheme="minorHAnsi" w:hAnsiTheme="minorHAnsi" w:cstheme="minorBidi"/>
          <w:noProof/>
          <w:sz w:val="22"/>
        </w:rPr>
        <w:t xml:space="preserve">на възможност потребителите да </w:t>
      </w:r>
      <w:r>
        <w:rPr>
          <w:rFonts w:asciiTheme="minorHAnsi" w:eastAsiaTheme="minorHAnsi" w:hAnsiTheme="minorHAnsi" w:cstheme="minorBidi"/>
          <w:noProof/>
          <w:sz w:val="22"/>
        </w:rPr>
        <w:t>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Default="006240C0" w:rsidP="00D048C9">
      <w:pPr>
        <w:pStyle w:val="ListParagraph"/>
        <w:numPr>
          <w:ilvl w:val="0"/>
          <w:numId w:val="3"/>
        </w:numPr>
        <w:spacing w:after="240"/>
        <w:ind w:left="1418" w:hanging="426"/>
        <w:contextualSpacing w:val="0"/>
        <w:rPr>
          <w:rFonts w:asciiTheme="minorHAnsi" w:eastAsiaTheme="minorHAnsi" w:hAnsiTheme="minorHAnsi" w:cstheme="minorBidi"/>
          <w:noProof/>
          <w:sz w:val="22"/>
        </w:rPr>
      </w:pPr>
      <w:r>
        <w:rPr>
          <w:rFonts w:asciiTheme="minorHAnsi" w:eastAsiaTheme="minorHAnsi" w:hAnsiTheme="minorHAnsi" w:cstheme="minorBidi"/>
          <w:noProof/>
          <w:sz w:val="22"/>
        </w:rPr>
        <w:t xml:space="preserve">Реализиране </w:t>
      </w:r>
      <w:r w:rsidRPr="00242592">
        <w:rPr>
          <w:rFonts w:asciiTheme="minorHAnsi" w:eastAsiaTheme="minorHAnsi" w:hAnsiTheme="minorHAnsi" w:cstheme="minorBidi"/>
          <w:noProof/>
          <w:sz w:val="22"/>
        </w:rPr>
        <w:t xml:space="preserve">на </w:t>
      </w:r>
      <w:r>
        <w:rPr>
          <w:rFonts w:asciiTheme="minorHAnsi" w:eastAsiaTheme="minorHAnsi" w:hAnsiTheme="minorHAnsi" w:cstheme="minorBidi"/>
          <w:noProof/>
          <w:sz w:val="22"/>
        </w:rPr>
        <w:t>помощен интерфейс с напътстващи съобщения;</w:t>
      </w:r>
    </w:p>
    <w:p w:rsidR="006240C0" w:rsidRPr="006240C0" w:rsidRDefault="006240C0" w:rsidP="006240C0">
      <w:pPr>
        <w:pStyle w:val="ListParagraph"/>
        <w:spacing w:after="240"/>
        <w:ind w:left="1418" w:firstLine="0"/>
        <w:contextualSpacing w:val="0"/>
        <w:rPr>
          <w:rFonts w:asciiTheme="minorHAnsi" w:eastAsiaTheme="minorHAnsi" w:hAnsiTheme="minorHAnsi" w:cstheme="minorBidi"/>
          <w:noProof/>
          <w:sz w:val="22"/>
        </w:rPr>
      </w:pPr>
    </w:p>
    <w:p w:rsidR="00D048C9" w:rsidRDefault="00D048C9" w:rsidP="00D048C9">
      <w:pPr>
        <w:pStyle w:val="Heading2"/>
      </w:pPr>
      <w:bookmarkStart w:id="7" w:name="_Toc453015785"/>
      <w:r>
        <w:t>Очаквани ползи от реализацията</w:t>
      </w:r>
      <w:bookmarkEnd w:id="7"/>
    </w:p>
    <w:p w:rsidR="00487FC2" w:rsidRDefault="00EF15BC" w:rsidP="005E6B92">
      <w:pPr>
        <w:spacing w:after="240"/>
        <w:rPr>
          <w:szCs w:val="24"/>
          <w:lang w:val="bg-BG"/>
        </w:rPr>
      </w:pPr>
      <w:r>
        <w:rPr>
          <w:szCs w:val="24"/>
        </w:rPr>
        <w:t xml:space="preserve">“Trip Planner” </w:t>
      </w:r>
      <w:r>
        <w:rPr>
          <w:szCs w:val="24"/>
          <w:lang w:val="bg-BG"/>
        </w:rPr>
        <w:t>ще помогне на потребителите ле</w:t>
      </w:r>
      <w:r w:rsidR="00EE4AB5">
        <w:rPr>
          <w:szCs w:val="24"/>
          <w:lang w:val="bg-BG"/>
        </w:rPr>
        <w:t>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 и ще може да ги включи към екскурзията си. Опцията за избор колко точно отдалечени да са те, ще помага за правилно 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Pr>
          <w:szCs w:val="24"/>
          <w:lang w:val="bg-BG"/>
        </w:rPr>
        <w:t xml:space="preserve"> Ще има и възможност за запазване на повече информация за мястото, която ще се показва само след клик</w:t>
      </w:r>
      <w:r w:rsidR="004E5486">
        <w:rPr>
          <w:szCs w:val="24"/>
          <w:lang w:val="bg-BG"/>
        </w:rPr>
        <w:t>ване</w:t>
      </w:r>
      <w:r w:rsidR="00E2139B">
        <w:rPr>
          <w:szCs w:val="24"/>
          <w:lang w:val="bg-BG"/>
        </w:rPr>
        <w:t xml:space="preserve"> върху маркера.</w:t>
      </w:r>
    </w:p>
    <w:p w:rsidR="005E6B92" w:rsidRDefault="005E6B92" w:rsidP="005E6B92">
      <w:pPr>
        <w:spacing w:after="240"/>
        <w:rPr>
          <w:szCs w:val="24"/>
          <w:lang w:val="bg-BG"/>
        </w:rPr>
      </w:pPr>
      <w:r>
        <w:rPr>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Default="005E6B92" w:rsidP="005E6B92">
      <w:pPr>
        <w:spacing w:after="240"/>
        <w:rPr>
          <w:szCs w:val="24"/>
          <w:lang w:val="bg-BG"/>
        </w:rPr>
      </w:pPr>
      <w:r>
        <w:rPr>
          <w:szCs w:val="24"/>
          <w:lang w:val="bg-BG"/>
        </w:rPr>
        <w:lastRenderedPageBreak/>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Pr>
          <w:szCs w:val="24"/>
          <w:lang w:val="bg-BG"/>
        </w:rPr>
        <w:t>зададения радиус около нея.</w:t>
      </w:r>
    </w:p>
    <w:p w:rsidR="005C6AFF" w:rsidRDefault="005C6AFF" w:rsidP="005E6B92">
      <w:pPr>
        <w:spacing w:after="240"/>
        <w:rPr>
          <w:szCs w:val="24"/>
          <w:lang w:val="bg-BG"/>
        </w:rPr>
      </w:pPr>
      <w:r>
        <w:rPr>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Default="00332C54" w:rsidP="005E6B92">
      <w:pPr>
        <w:spacing w:after="240"/>
        <w:rPr>
          <w:szCs w:val="24"/>
          <w:lang w:val="bg-BG"/>
        </w:rPr>
      </w:pPr>
    </w:p>
    <w:p w:rsidR="00332C54" w:rsidRDefault="00332C54" w:rsidP="00332C54">
      <w:pPr>
        <w:pStyle w:val="Heading2"/>
        <w:rPr>
          <w:color w:val="FF0000"/>
          <w:lang w:val="en-US"/>
        </w:rPr>
      </w:pPr>
      <w:bookmarkStart w:id="8" w:name="_Toc453015786"/>
      <w:r w:rsidRPr="00CF7833">
        <w:t>Структура на дипломната работа</w:t>
      </w:r>
      <w:bookmarkEnd w:id="8"/>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332C54">
      <w:pPr>
        <w:pStyle w:val="Heading1"/>
        <w:rPr>
          <w:sz w:val="36"/>
          <w:szCs w:val="36"/>
        </w:rPr>
      </w:pPr>
      <w:bookmarkStart w:id="9" w:name="_Toc453015787"/>
      <w:r w:rsidRPr="00A07C02">
        <w:rPr>
          <w:sz w:val="36"/>
          <w:szCs w:val="36"/>
        </w:rPr>
        <w:lastRenderedPageBreak/>
        <w:t>Обзор на предметната област</w:t>
      </w:r>
      <w:bookmarkEnd w:id="9"/>
    </w:p>
    <w:p w:rsidR="00332C54" w:rsidRDefault="00332C54" w:rsidP="00332C54">
      <w:pPr>
        <w:rPr>
          <w:lang w:val="bg-BG"/>
        </w:rPr>
      </w:pPr>
    </w:p>
    <w:p w:rsidR="00332C54" w:rsidRDefault="00332C54" w:rsidP="00332C54">
      <w:pPr>
        <w:rPr>
          <w:lang w:val="bg-BG"/>
        </w:rPr>
      </w:pPr>
      <w:r>
        <w:rPr>
          <w:lang w:val="bg-BG"/>
        </w:rPr>
        <w:t>Със сигурност самостоятелното организиране на пътуване не е лесна задача, но ползите от не 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Default="00D306C2" w:rsidP="00332C54">
      <w:pPr>
        <w:rPr>
          <w:lang w:val="bg-BG"/>
        </w:rPr>
      </w:pPr>
      <w:r>
        <w:rPr>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Pr>
          <w:lang w:val="bg-BG"/>
        </w:rPr>
        <w:t>да посетят място, което са копне</w:t>
      </w:r>
      <w:r w:rsidR="00D33540">
        <w:rPr>
          <w:lang w:val="bg-BG"/>
        </w:rPr>
        <w:t>е</w:t>
      </w:r>
      <w:r>
        <w:rPr>
          <w:lang w:val="bg-BG"/>
        </w:rPr>
        <w:t>ли да видят дълго време.</w:t>
      </w:r>
    </w:p>
    <w:p w:rsidR="004209D3" w:rsidRDefault="004209D3" w:rsidP="00332C54">
      <w:pPr>
        <w:rPr>
          <w:lang w:val="bg-BG"/>
        </w:rPr>
      </w:pPr>
    </w:p>
    <w:p w:rsidR="004209D3" w:rsidRDefault="004209D3" w:rsidP="004209D3">
      <w:pPr>
        <w:pStyle w:val="Heading2"/>
        <w:ind w:left="709" w:hanging="709"/>
      </w:pPr>
      <w:bookmarkStart w:id="10" w:name="_Toc453015788"/>
      <w:r w:rsidRPr="00A07C02">
        <w:t xml:space="preserve">Методи за организиране на </w:t>
      </w:r>
      <w:bookmarkEnd w:id="10"/>
      <w:r w:rsidR="006354DC">
        <w:t>пътешествия</w:t>
      </w:r>
    </w:p>
    <w:p w:rsidR="004209D3" w:rsidRDefault="004209D3" w:rsidP="004209D3">
      <w:pPr>
        <w:rPr>
          <w:lang w:val="bg-BG"/>
        </w:rPr>
      </w:pPr>
      <w:proofErr w:type="spellStart"/>
      <w:r>
        <w:t>Следващите</w:t>
      </w:r>
      <w:proofErr w:type="spellEnd"/>
      <w:r>
        <w:t xml:space="preserve"> </w:t>
      </w:r>
      <w:proofErr w:type="spellStart"/>
      <w:r>
        <w:t>точки</w:t>
      </w:r>
      <w:proofErr w:type="spellEnd"/>
      <w:r>
        <w:t xml:space="preserve"> </w:t>
      </w:r>
      <w:proofErr w:type="spellStart"/>
      <w:r>
        <w:t>демонстрират</w:t>
      </w:r>
      <w:proofErr w:type="spellEnd"/>
      <w:r>
        <w:t xml:space="preserve"> </w:t>
      </w:r>
      <w:proofErr w:type="spellStart"/>
      <w:r>
        <w:t>предимствата</w:t>
      </w:r>
      <w:proofErr w:type="spellEnd"/>
      <w:r>
        <w:t xml:space="preserve"> и </w:t>
      </w:r>
      <w:proofErr w:type="spellStart"/>
      <w:r>
        <w:t>недостатъците</w:t>
      </w:r>
      <w:proofErr w:type="spellEnd"/>
      <w:r>
        <w:t xml:space="preserve"> </w:t>
      </w:r>
      <w:proofErr w:type="spellStart"/>
      <w:r>
        <w:t>на</w:t>
      </w:r>
      <w:proofErr w:type="spellEnd"/>
      <w:r>
        <w:t xml:space="preserve"> </w:t>
      </w:r>
      <w:proofErr w:type="spellStart"/>
      <w:r>
        <w:t>различните</w:t>
      </w:r>
      <w:proofErr w:type="spellEnd"/>
      <w:r>
        <w:t xml:space="preserve"> </w:t>
      </w:r>
      <w:proofErr w:type="spellStart"/>
      <w:r>
        <w:t>методи</w:t>
      </w:r>
      <w:proofErr w:type="spellEnd"/>
      <w:r>
        <w:t xml:space="preserve"> </w:t>
      </w:r>
      <w:proofErr w:type="spellStart"/>
      <w:r>
        <w:t>за</w:t>
      </w:r>
      <w:proofErr w:type="spellEnd"/>
      <w:r>
        <w:t xml:space="preserve"> </w:t>
      </w:r>
      <w:r w:rsidR="00B33D02">
        <w:rPr>
          <w:lang w:val="bg-BG"/>
        </w:rPr>
        <w:t>предварително запазване на желани дестинации</w:t>
      </w:r>
      <w:r w:rsidR="00382EE0">
        <w:rPr>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6354DC" w:rsidRPr="00A07C02" w:rsidRDefault="006354DC" w:rsidP="006354DC">
      <w:pPr>
        <w:pStyle w:val="Heading3"/>
      </w:pPr>
      <w:bookmarkStart w:id="11" w:name="_Toc453015789"/>
      <w:r w:rsidRPr="00A07C02">
        <w:t>Запис на хартиен носител</w:t>
      </w:r>
      <w:bookmarkEnd w:id="11"/>
    </w:p>
    <w:p w:rsidR="001C72E1" w:rsidRPr="00853688" w:rsidRDefault="00F87A0D" w:rsidP="004209D3">
      <w:pPr>
        <w:rPr>
          <w:lang w:val="bg-BG"/>
        </w:rPr>
      </w:pPr>
      <w:r>
        <w:rPr>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Pr>
          <w:lang w:val="bg-BG"/>
        </w:rPr>
        <w:t xml:space="preserve"> Друга полезна тактика е използването на така наречените </w:t>
      </w:r>
      <w:r w:rsidR="001C72E1">
        <w:t xml:space="preserve">sticky notes. </w:t>
      </w:r>
      <w:r w:rsidR="001C72E1">
        <w:rPr>
          <w:lang w:val="bg-BG"/>
        </w:rPr>
        <w:t>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на географската си локация.</w:t>
      </w:r>
      <w:r w:rsidR="00853688">
        <w:rPr>
          <w:lang w:val="bg-BG"/>
        </w:rPr>
        <w:t xml:space="preserve"> Вместо </w:t>
      </w:r>
      <w:r w:rsidR="00853688">
        <w:t xml:space="preserve">sticky notes, </w:t>
      </w:r>
      <w:r w:rsidR="00853688">
        <w:rPr>
          <w:lang w:val="bg-BG"/>
        </w:rPr>
        <w:t>върху картата могат да се поставят принтирани снимки на дестинациите, които да се закрепват с помощта на габърчета.</w:t>
      </w:r>
    </w:p>
    <w:p w:rsidR="008F2680" w:rsidRDefault="008F2680" w:rsidP="008F2680">
      <w:pPr>
        <w:rPr>
          <w:szCs w:val="24"/>
        </w:rPr>
      </w:pPr>
    </w:p>
    <w:p w:rsidR="008F2680" w:rsidRPr="000179F8" w:rsidRDefault="008F2680" w:rsidP="008F2680">
      <w:pPr>
        <w:rPr>
          <w:b/>
          <w:szCs w:val="24"/>
        </w:rPr>
      </w:pPr>
      <w:proofErr w:type="spellStart"/>
      <w:r w:rsidRPr="000179F8">
        <w:rPr>
          <w:b/>
          <w:szCs w:val="24"/>
        </w:rPr>
        <w:t>Предимствата</w:t>
      </w:r>
      <w:proofErr w:type="spellEnd"/>
      <w:r w:rsidRPr="000179F8">
        <w:rPr>
          <w:b/>
          <w:szCs w:val="24"/>
        </w:rPr>
        <w:t xml:space="preserve"> </w:t>
      </w:r>
      <w:proofErr w:type="spellStart"/>
      <w:r w:rsidRPr="000179F8">
        <w:rPr>
          <w:b/>
          <w:szCs w:val="24"/>
        </w:rPr>
        <w:t>на</w:t>
      </w:r>
      <w:proofErr w:type="spellEnd"/>
      <w:r w:rsidRPr="000179F8">
        <w:rPr>
          <w:b/>
          <w:szCs w:val="24"/>
        </w:rPr>
        <w:t xml:space="preserve"> </w:t>
      </w:r>
      <w:proofErr w:type="spellStart"/>
      <w:r w:rsidRPr="000179F8">
        <w:rPr>
          <w:b/>
          <w:szCs w:val="24"/>
        </w:rPr>
        <w:t>този</w:t>
      </w:r>
      <w:proofErr w:type="spellEnd"/>
      <w:r w:rsidRPr="000179F8">
        <w:rPr>
          <w:b/>
          <w:szCs w:val="24"/>
        </w:rPr>
        <w:t xml:space="preserve"> </w:t>
      </w:r>
      <w:proofErr w:type="spellStart"/>
      <w:r w:rsidRPr="000179F8">
        <w:rPr>
          <w:b/>
          <w:szCs w:val="24"/>
        </w:rPr>
        <w:t>метод</w:t>
      </w:r>
      <w:proofErr w:type="spellEnd"/>
      <w:r w:rsidRPr="000179F8">
        <w:rPr>
          <w:b/>
          <w:szCs w:val="24"/>
        </w:rPr>
        <w:t xml:space="preserve"> </w:t>
      </w:r>
      <w:proofErr w:type="spellStart"/>
      <w:r w:rsidRPr="000179F8">
        <w:rPr>
          <w:b/>
          <w:szCs w:val="24"/>
        </w:rPr>
        <w:t>са</w:t>
      </w:r>
      <w:proofErr w:type="spellEnd"/>
      <w:r w:rsidRPr="000179F8">
        <w:rPr>
          <w:b/>
          <w:szCs w:val="24"/>
        </w:rPr>
        <w:t xml:space="preserve"> </w:t>
      </w:r>
      <w:proofErr w:type="spellStart"/>
      <w:r w:rsidRPr="000179F8">
        <w:rPr>
          <w:b/>
          <w:szCs w:val="24"/>
        </w:rPr>
        <w:t>следните</w:t>
      </w:r>
      <w:proofErr w:type="spellEnd"/>
      <w:r w:rsidRPr="000179F8">
        <w:rPr>
          <w:b/>
          <w:szCs w:val="24"/>
        </w:rPr>
        <w:t>:</w:t>
      </w:r>
    </w:p>
    <w:p w:rsidR="008F2680" w:rsidRPr="00BD6B02" w:rsidRDefault="00BD6B02" w:rsidP="00BD6B02">
      <w:pPr>
        <w:numPr>
          <w:ilvl w:val="0"/>
          <w:numId w:val="6"/>
        </w:numPr>
        <w:spacing w:after="240" w:line="276" w:lineRule="auto"/>
        <w:ind w:left="709" w:hanging="283"/>
        <w:jc w:val="both"/>
        <w:rPr>
          <w:szCs w:val="24"/>
          <w:lang w:val="bg-BG"/>
        </w:rPr>
      </w:pPr>
      <w:r>
        <w:rPr>
          <w:szCs w:val="24"/>
          <w:lang w:val="bg-BG"/>
        </w:rPr>
        <w:t>Използването на тефтер или тетрадка спомага за лесна преносимост;</w:t>
      </w:r>
    </w:p>
    <w:p w:rsidR="008F2680" w:rsidRDefault="00BD6B02" w:rsidP="008F2680">
      <w:pPr>
        <w:numPr>
          <w:ilvl w:val="0"/>
          <w:numId w:val="6"/>
        </w:numPr>
        <w:spacing w:after="240" w:line="276" w:lineRule="auto"/>
        <w:ind w:left="709" w:hanging="283"/>
        <w:jc w:val="both"/>
        <w:rPr>
          <w:szCs w:val="24"/>
        </w:rPr>
      </w:pPr>
      <w:r>
        <w:rPr>
          <w:szCs w:val="24"/>
          <w:lang w:val="bg-BG"/>
        </w:rPr>
        <w:t>Взирането върху хартиен носител не натоварва очите толкова, колкото върху компютърен екран;</w:t>
      </w:r>
    </w:p>
    <w:p w:rsidR="008F2680" w:rsidRPr="00697ED0" w:rsidRDefault="00853688" w:rsidP="008F2680">
      <w:pPr>
        <w:numPr>
          <w:ilvl w:val="0"/>
          <w:numId w:val="6"/>
        </w:numPr>
        <w:spacing w:after="240" w:line="276" w:lineRule="auto"/>
        <w:ind w:left="709" w:hanging="283"/>
        <w:jc w:val="both"/>
        <w:rPr>
          <w:szCs w:val="24"/>
        </w:rPr>
      </w:pPr>
      <w:r>
        <w:rPr>
          <w:szCs w:val="24"/>
          <w:lang w:val="bg-BG"/>
        </w:rPr>
        <w:t xml:space="preserve">Използването на географска карта и </w:t>
      </w:r>
      <w:r>
        <w:rPr>
          <w:szCs w:val="24"/>
        </w:rPr>
        <w:t xml:space="preserve">sticky notes </w:t>
      </w:r>
      <w:r>
        <w:rPr>
          <w:szCs w:val="24"/>
          <w:lang w:val="bg-BG"/>
        </w:rPr>
        <w:t>или снимки помага за по-ясен поглед къде точно се намират местата;</w:t>
      </w:r>
    </w:p>
    <w:p w:rsidR="00697ED0" w:rsidRPr="00E546E0" w:rsidRDefault="00697ED0" w:rsidP="008F2680">
      <w:pPr>
        <w:numPr>
          <w:ilvl w:val="0"/>
          <w:numId w:val="6"/>
        </w:numPr>
        <w:spacing w:after="240" w:line="276" w:lineRule="auto"/>
        <w:ind w:left="709" w:hanging="283"/>
        <w:jc w:val="both"/>
        <w:rPr>
          <w:szCs w:val="24"/>
        </w:rPr>
      </w:pPr>
      <w:r>
        <w:rPr>
          <w:szCs w:val="24"/>
          <w:lang w:val="bg-BG"/>
        </w:rPr>
        <w:lastRenderedPageBreak/>
        <w:t>Използването на хартиена географска карта, окачена на стена, е по-забавно</w:t>
      </w:r>
      <w:r w:rsidR="00E546E0">
        <w:rPr>
          <w:szCs w:val="24"/>
          <w:lang w:val="bg-BG"/>
        </w:rPr>
        <w:t xml:space="preserve"> и могат да участват повече хора;</w:t>
      </w:r>
    </w:p>
    <w:p w:rsidR="00E546E0" w:rsidRDefault="00E546E0" w:rsidP="008F2680">
      <w:pPr>
        <w:numPr>
          <w:ilvl w:val="0"/>
          <w:numId w:val="6"/>
        </w:numPr>
        <w:spacing w:after="240" w:line="276" w:lineRule="auto"/>
        <w:ind w:left="709" w:hanging="283"/>
        <w:jc w:val="both"/>
        <w:rPr>
          <w:szCs w:val="24"/>
        </w:rPr>
      </w:pPr>
      <w:r>
        <w:rPr>
          <w:szCs w:val="24"/>
          <w:lang w:val="bg-BG"/>
        </w:rPr>
        <w:t xml:space="preserve">Използването на </w:t>
      </w:r>
      <w:r>
        <w:rPr>
          <w:szCs w:val="24"/>
        </w:rPr>
        <w:t xml:space="preserve">sticky notes </w:t>
      </w:r>
      <w:r>
        <w:rPr>
          <w:szCs w:val="24"/>
          <w:lang w:val="bg-BG"/>
        </w:rPr>
        <w:t>е гъвкаво, защото при грешка лесно може да се замени едно листче с друго;</w:t>
      </w:r>
    </w:p>
    <w:p w:rsidR="008F2680" w:rsidRPr="000179F8" w:rsidRDefault="008F2680" w:rsidP="008F2680">
      <w:pPr>
        <w:numPr>
          <w:ilvl w:val="0"/>
          <w:numId w:val="6"/>
        </w:numPr>
        <w:spacing w:after="240" w:line="276" w:lineRule="auto"/>
        <w:ind w:left="709" w:hanging="283"/>
        <w:jc w:val="both"/>
        <w:rPr>
          <w:szCs w:val="24"/>
        </w:rPr>
      </w:pPr>
      <w:proofErr w:type="spellStart"/>
      <w:r>
        <w:rPr>
          <w:szCs w:val="24"/>
        </w:rPr>
        <w:t>Може</w:t>
      </w:r>
      <w:proofErr w:type="spellEnd"/>
      <w:r>
        <w:rPr>
          <w:szCs w:val="24"/>
        </w:rPr>
        <w:t xml:space="preserve"> </w:t>
      </w:r>
      <w:proofErr w:type="spellStart"/>
      <w:r>
        <w:rPr>
          <w:szCs w:val="24"/>
        </w:rPr>
        <w:t>да</w:t>
      </w:r>
      <w:proofErr w:type="spellEnd"/>
      <w:r>
        <w:rPr>
          <w:szCs w:val="24"/>
        </w:rPr>
        <w:t xml:space="preserve"> </w:t>
      </w:r>
      <w:proofErr w:type="spellStart"/>
      <w:r>
        <w:rPr>
          <w:szCs w:val="24"/>
        </w:rPr>
        <w:t>се</w:t>
      </w:r>
      <w:proofErr w:type="spellEnd"/>
      <w:r>
        <w:rPr>
          <w:szCs w:val="24"/>
        </w:rPr>
        <w:t xml:space="preserve"> </w:t>
      </w:r>
      <w:proofErr w:type="spellStart"/>
      <w:r>
        <w:rPr>
          <w:szCs w:val="24"/>
        </w:rPr>
        <w:t>добавя</w:t>
      </w:r>
      <w:proofErr w:type="spellEnd"/>
      <w:r>
        <w:rPr>
          <w:szCs w:val="24"/>
        </w:rPr>
        <w:t xml:space="preserve"> </w:t>
      </w:r>
      <w:proofErr w:type="spellStart"/>
      <w:r>
        <w:rPr>
          <w:szCs w:val="24"/>
        </w:rPr>
        <w:t>информация</w:t>
      </w:r>
      <w:proofErr w:type="spellEnd"/>
      <w:r>
        <w:rPr>
          <w:szCs w:val="24"/>
        </w:rPr>
        <w:t xml:space="preserve"> с </w:t>
      </w:r>
      <w:proofErr w:type="spellStart"/>
      <w:r>
        <w:rPr>
          <w:szCs w:val="24"/>
        </w:rPr>
        <w:t>различен</w:t>
      </w:r>
      <w:proofErr w:type="spellEnd"/>
      <w:r>
        <w:rPr>
          <w:szCs w:val="24"/>
        </w:rPr>
        <w:t xml:space="preserve"> </w:t>
      </w:r>
      <w:proofErr w:type="spellStart"/>
      <w:r>
        <w:rPr>
          <w:szCs w:val="24"/>
        </w:rPr>
        <w:t>произход</w:t>
      </w:r>
      <w:proofErr w:type="spellEnd"/>
      <w:r>
        <w:rPr>
          <w:szCs w:val="24"/>
        </w:rPr>
        <w:t xml:space="preserve">, </w:t>
      </w:r>
      <w:proofErr w:type="spellStart"/>
      <w:r>
        <w:rPr>
          <w:szCs w:val="24"/>
        </w:rPr>
        <w:t>без</w:t>
      </w:r>
      <w:proofErr w:type="spellEnd"/>
      <w:r>
        <w:rPr>
          <w:szCs w:val="24"/>
        </w:rPr>
        <w:t xml:space="preserve"> </w:t>
      </w:r>
      <w:proofErr w:type="spellStart"/>
      <w:r>
        <w:rPr>
          <w:szCs w:val="24"/>
        </w:rPr>
        <w:t>да</w:t>
      </w:r>
      <w:proofErr w:type="spellEnd"/>
      <w:r>
        <w:rPr>
          <w:szCs w:val="24"/>
        </w:rPr>
        <w:t xml:space="preserve"> </w:t>
      </w:r>
      <w:proofErr w:type="spellStart"/>
      <w:r>
        <w:rPr>
          <w:szCs w:val="24"/>
        </w:rPr>
        <w:t>се</w:t>
      </w:r>
      <w:proofErr w:type="spellEnd"/>
      <w:r>
        <w:rPr>
          <w:szCs w:val="24"/>
        </w:rPr>
        <w:t xml:space="preserve"> </w:t>
      </w:r>
      <w:proofErr w:type="spellStart"/>
      <w:r>
        <w:rPr>
          <w:szCs w:val="24"/>
        </w:rPr>
        <w:t>съобразява</w:t>
      </w:r>
      <w:proofErr w:type="spellEnd"/>
      <w:r>
        <w:rPr>
          <w:szCs w:val="24"/>
        </w:rPr>
        <w:t xml:space="preserve"> </w:t>
      </w:r>
      <w:proofErr w:type="spellStart"/>
      <w:r>
        <w:rPr>
          <w:szCs w:val="24"/>
        </w:rPr>
        <w:t>това</w:t>
      </w:r>
      <w:proofErr w:type="spellEnd"/>
      <w:r>
        <w:rPr>
          <w:szCs w:val="24"/>
        </w:rPr>
        <w:t xml:space="preserve"> с </w:t>
      </w:r>
      <w:proofErr w:type="spellStart"/>
      <w:r>
        <w:rPr>
          <w:szCs w:val="24"/>
        </w:rPr>
        <w:t>някакви</w:t>
      </w:r>
      <w:proofErr w:type="spellEnd"/>
      <w:r>
        <w:rPr>
          <w:szCs w:val="24"/>
        </w:rPr>
        <w:t xml:space="preserve"> </w:t>
      </w:r>
      <w:proofErr w:type="spellStart"/>
      <w:r>
        <w:rPr>
          <w:szCs w:val="24"/>
        </w:rPr>
        <w:t>ограничения</w:t>
      </w:r>
      <w:proofErr w:type="spellEnd"/>
      <w:r>
        <w:rPr>
          <w:szCs w:val="24"/>
        </w:rPr>
        <w:t xml:space="preserve">, </w:t>
      </w:r>
      <w:proofErr w:type="spellStart"/>
      <w:r>
        <w:rPr>
          <w:szCs w:val="24"/>
        </w:rPr>
        <w:t>които</w:t>
      </w:r>
      <w:proofErr w:type="spellEnd"/>
      <w:r>
        <w:rPr>
          <w:szCs w:val="24"/>
        </w:rPr>
        <w:t xml:space="preserve"> </w:t>
      </w:r>
      <w:proofErr w:type="spellStart"/>
      <w:r>
        <w:rPr>
          <w:szCs w:val="24"/>
        </w:rPr>
        <w:t>биха</w:t>
      </w:r>
      <w:proofErr w:type="spellEnd"/>
      <w:r>
        <w:rPr>
          <w:szCs w:val="24"/>
        </w:rPr>
        <w:t xml:space="preserve"> </w:t>
      </w:r>
      <w:proofErr w:type="spellStart"/>
      <w:r>
        <w:rPr>
          <w:szCs w:val="24"/>
        </w:rPr>
        <w:t>съществували</w:t>
      </w:r>
      <w:proofErr w:type="spellEnd"/>
      <w:r>
        <w:rPr>
          <w:szCs w:val="24"/>
        </w:rPr>
        <w:t xml:space="preserve"> в </w:t>
      </w:r>
      <w:proofErr w:type="spellStart"/>
      <w:r>
        <w:rPr>
          <w:szCs w:val="24"/>
        </w:rPr>
        <w:t>софтуерно</w:t>
      </w:r>
      <w:proofErr w:type="spellEnd"/>
      <w:r>
        <w:rPr>
          <w:szCs w:val="24"/>
        </w:rPr>
        <w:t xml:space="preserve"> </w:t>
      </w:r>
      <w:proofErr w:type="spellStart"/>
      <w:r>
        <w:rPr>
          <w:szCs w:val="24"/>
        </w:rPr>
        <w:t>приложение</w:t>
      </w:r>
      <w:proofErr w:type="spellEnd"/>
      <w:r w:rsidR="00853688">
        <w:rPr>
          <w:szCs w:val="24"/>
          <w:lang w:val="bg-BG"/>
        </w:rPr>
        <w:t>;</w:t>
      </w:r>
    </w:p>
    <w:p w:rsidR="008F2680" w:rsidRPr="000179F8" w:rsidRDefault="00E546E0" w:rsidP="008F2680">
      <w:pPr>
        <w:ind w:left="709"/>
        <w:rPr>
          <w:b/>
          <w:szCs w:val="24"/>
        </w:rPr>
      </w:pPr>
      <w:proofErr w:type="spellStart"/>
      <w:r>
        <w:rPr>
          <w:b/>
          <w:szCs w:val="24"/>
        </w:rPr>
        <w:t>Недостатъците</w:t>
      </w:r>
      <w:proofErr w:type="spellEnd"/>
      <w:r>
        <w:rPr>
          <w:b/>
          <w:szCs w:val="24"/>
        </w:rPr>
        <w:t xml:space="preserve"> </w:t>
      </w:r>
      <w:proofErr w:type="spellStart"/>
      <w:r>
        <w:rPr>
          <w:b/>
          <w:szCs w:val="24"/>
        </w:rPr>
        <w:t>на</w:t>
      </w:r>
      <w:proofErr w:type="spellEnd"/>
      <w:r>
        <w:rPr>
          <w:b/>
          <w:szCs w:val="24"/>
        </w:rPr>
        <w:t xml:space="preserve"> </w:t>
      </w:r>
      <w:proofErr w:type="spellStart"/>
      <w:r>
        <w:rPr>
          <w:b/>
          <w:szCs w:val="24"/>
        </w:rPr>
        <w:t>метода</w:t>
      </w:r>
      <w:proofErr w:type="spellEnd"/>
      <w:r w:rsidR="008F2680" w:rsidRPr="000179F8">
        <w:rPr>
          <w:b/>
          <w:szCs w:val="24"/>
        </w:rPr>
        <w:t xml:space="preserve"> </w:t>
      </w:r>
      <w:proofErr w:type="spellStart"/>
      <w:r w:rsidR="008F2680" w:rsidRPr="000179F8">
        <w:rPr>
          <w:b/>
          <w:szCs w:val="24"/>
        </w:rPr>
        <w:t>са</w:t>
      </w:r>
      <w:proofErr w:type="spellEnd"/>
      <w:r w:rsidR="008F2680" w:rsidRPr="000179F8">
        <w:rPr>
          <w:b/>
          <w:szCs w:val="24"/>
        </w:rPr>
        <w:t>:</w:t>
      </w:r>
    </w:p>
    <w:p w:rsidR="008F2680" w:rsidRPr="00E546E0" w:rsidRDefault="00E546E0" w:rsidP="008F2680">
      <w:pPr>
        <w:numPr>
          <w:ilvl w:val="0"/>
          <w:numId w:val="6"/>
        </w:numPr>
        <w:spacing w:after="240" w:line="276" w:lineRule="auto"/>
        <w:ind w:left="709" w:hanging="283"/>
        <w:jc w:val="both"/>
        <w:rPr>
          <w:szCs w:val="24"/>
        </w:rPr>
      </w:pPr>
      <w:r>
        <w:rPr>
          <w:szCs w:val="24"/>
          <w:lang w:val="bg-BG"/>
        </w:rPr>
        <w:t>Използването на тефтер или тетрадка</w:t>
      </w:r>
      <w:r w:rsidR="008F2680">
        <w:rPr>
          <w:szCs w:val="24"/>
        </w:rPr>
        <w:t xml:space="preserve"> </w:t>
      </w:r>
      <w:proofErr w:type="spellStart"/>
      <w:r w:rsidR="008F2680">
        <w:rPr>
          <w:szCs w:val="24"/>
        </w:rPr>
        <w:t>не</w:t>
      </w:r>
      <w:proofErr w:type="spellEnd"/>
      <w:r w:rsidR="008F2680">
        <w:rPr>
          <w:szCs w:val="24"/>
        </w:rPr>
        <w:t xml:space="preserve"> е </w:t>
      </w:r>
      <w:proofErr w:type="spellStart"/>
      <w:r w:rsidR="008F2680">
        <w:rPr>
          <w:szCs w:val="24"/>
        </w:rPr>
        <w:t>гъвкав</w:t>
      </w:r>
      <w:proofErr w:type="spellEnd"/>
      <w:r>
        <w:rPr>
          <w:szCs w:val="24"/>
          <w:lang w:val="bg-BG"/>
        </w:rPr>
        <w:t>о, защото трудно могат да се правят промени;</w:t>
      </w:r>
    </w:p>
    <w:p w:rsidR="00E546E0" w:rsidRPr="001D2024" w:rsidRDefault="00E546E0" w:rsidP="008F2680">
      <w:pPr>
        <w:numPr>
          <w:ilvl w:val="0"/>
          <w:numId w:val="6"/>
        </w:numPr>
        <w:spacing w:after="240" w:line="276" w:lineRule="auto"/>
        <w:ind w:left="709" w:hanging="283"/>
        <w:jc w:val="both"/>
        <w:rPr>
          <w:szCs w:val="24"/>
        </w:rPr>
      </w:pPr>
      <w:r>
        <w:rPr>
          <w:szCs w:val="24"/>
          <w:lang w:val="bg-BG"/>
        </w:rPr>
        <w:t>При използването на тефтер или организирането в папка липсва ясната представа къде точно се намира мястото;</w:t>
      </w:r>
    </w:p>
    <w:p w:rsidR="001D2024" w:rsidRPr="00994377" w:rsidRDefault="001D2024" w:rsidP="008F2680">
      <w:pPr>
        <w:numPr>
          <w:ilvl w:val="0"/>
          <w:numId w:val="6"/>
        </w:numPr>
        <w:spacing w:after="240" w:line="276" w:lineRule="auto"/>
        <w:ind w:left="709" w:hanging="283"/>
        <w:jc w:val="both"/>
        <w:rPr>
          <w:szCs w:val="24"/>
        </w:rPr>
      </w:pPr>
      <w:r>
        <w:rPr>
          <w:szCs w:val="24"/>
          <w:lang w:val="bg-BG"/>
        </w:rPr>
        <w:t>Трудно се определя колко точно е  отдалечено мястото от маршрута, дори с използването на географска карта;</w:t>
      </w:r>
    </w:p>
    <w:p w:rsidR="00994377" w:rsidRPr="00994377" w:rsidRDefault="00994377" w:rsidP="008F2680">
      <w:pPr>
        <w:numPr>
          <w:ilvl w:val="0"/>
          <w:numId w:val="6"/>
        </w:numPr>
        <w:spacing w:after="240" w:line="276" w:lineRule="auto"/>
        <w:ind w:left="709" w:hanging="283"/>
        <w:jc w:val="both"/>
        <w:rPr>
          <w:szCs w:val="24"/>
        </w:rPr>
      </w:pPr>
      <w:r>
        <w:rPr>
          <w:szCs w:val="24"/>
          <w:lang w:val="bg-BG"/>
        </w:rPr>
        <w:t xml:space="preserve">Използването на географска карта и </w:t>
      </w:r>
      <w:r>
        <w:rPr>
          <w:szCs w:val="24"/>
        </w:rPr>
        <w:t xml:space="preserve">sticky notes </w:t>
      </w:r>
      <w:r>
        <w:rPr>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94377" w:rsidRDefault="00994377" w:rsidP="008F2680">
      <w:pPr>
        <w:numPr>
          <w:ilvl w:val="0"/>
          <w:numId w:val="6"/>
        </w:numPr>
        <w:spacing w:after="240" w:line="276" w:lineRule="auto"/>
        <w:ind w:left="709" w:hanging="283"/>
        <w:jc w:val="both"/>
        <w:rPr>
          <w:szCs w:val="24"/>
        </w:rPr>
      </w:pPr>
      <w:r>
        <w:rPr>
          <w:szCs w:val="24"/>
          <w:lang w:val="bg-BG"/>
        </w:rPr>
        <w:t>Използването на географска карта изисква наличие на свободна стена, където тя да бъде окачена;</w:t>
      </w:r>
    </w:p>
    <w:p w:rsidR="00994377" w:rsidRPr="00DA64E9" w:rsidRDefault="00994377" w:rsidP="008F2680">
      <w:pPr>
        <w:numPr>
          <w:ilvl w:val="0"/>
          <w:numId w:val="6"/>
        </w:numPr>
        <w:spacing w:after="240" w:line="276" w:lineRule="auto"/>
        <w:ind w:left="709" w:hanging="283"/>
        <w:jc w:val="both"/>
        <w:rPr>
          <w:szCs w:val="24"/>
        </w:rPr>
      </w:pPr>
      <w:r>
        <w:rPr>
          <w:szCs w:val="24"/>
          <w:lang w:val="bg-BG"/>
        </w:rPr>
        <w:t>За организирането на пътешествия в целия свят може да са необходими повече карти</w:t>
      </w:r>
      <w:r w:rsidR="00DA64E9">
        <w:rPr>
          <w:szCs w:val="24"/>
          <w:lang w:val="bg-BG"/>
        </w:rPr>
        <w:t>. Използването на световна карта няма да е удобно, тъй като тя ще е с много голям мащаб;</w:t>
      </w:r>
    </w:p>
    <w:p w:rsidR="00DA64E9" w:rsidRPr="00DA64E9" w:rsidRDefault="00DA64E9" w:rsidP="008F2680">
      <w:pPr>
        <w:numPr>
          <w:ilvl w:val="0"/>
          <w:numId w:val="6"/>
        </w:numPr>
        <w:spacing w:after="240" w:line="276" w:lineRule="auto"/>
        <w:ind w:left="709" w:hanging="283"/>
        <w:jc w:val="both"/>
        <w:rPr>
          <w:szCs w:val="24"/>
        </w:rPr>
      </w:pPr>
      <w:r>
        <w:rPr>
          <w:szCs w:val="24"/>
          <w:lang w:val="bg-BG"/>
        </w:rPr>
        <w:t xml:space="preserve">Географска карта със закачени по нея </w:t>
      </w:r>
      <w:r>
        <w:rPr>
          <w:szCs w:val="24"/>
        </w:rPr>
        <w:t xml:space="preserve">sticky notes </w:t>
      </w:r>
      <w:r>
        <w:rPr>
          <w:szCs w:val="24"/>
          <w:lang w:val="bg-BG"/>
        </w:rPr>
        <w:t>или снимки, не е преносима;</w:t>
      </w:r>
    </w:p>
    <w:p w:rsidR="00DA64E9" w:rsidRDefault="00DA64E9" w:rsidP="008F2680">
      <w:pPr>
        <w:numPr>
          <w:ilvl w:val="0"/>
          <w:numId w:val="6"/>
        </w:numPr>
        <w:spacing w:after="240" w:line="276" w:lineRule="auto"/>
        <w:ind w:left="709" w:hanging="283"/>
        <w:jc w:val="both"/>
        <w:rPr>
          <w:szCs w:val="24"/>
        </w:rPr>
      </w:pPr>
      <w:r>
        <w:rPr>
          <w:szCs w:val="24"/>
          <w:lang w:val="bg-BG"/>
        </w:rPr>
        <w:t>Купуването на географски карти не е бюджетен вариант;</w:t>
      </w:r>
    </w:p>
    <w:p w:rsidR="008F2680" w:rsidRPr="0057575D" w:rsidRDefault="008F2680" w:rsidP="008F2680">
      <w:pPr>
        <w:numPr>
          <w:ilvl w:val="0"/>
          <w:numId w:val="6"/>
        </w:numPr>
        <w:spacing w:after="240" w:line="276" w:lineRule="auto"/>
        <w:ind w:left="709" w:hanging="283"/>
        <w:jc w:val="both"/>
        <w:rPr>
          <w:szCs w:val="24"/>
        </w:rPr>
      </w:pPr>
      <w:proofErr w:type="spellStart"/>
      <w:r>
        <w:rPr>
          <w:szCs w:val="24"/>
        </w:rPr>
        <w:t>Използването</w:t>
      </w:r>
      <w:proofErr w:type="spellEnd"/>
      <w:r>
        <w:rPr>
          <w:szCs w:val="24"/>
        </w:rPr>
        <w:t xml:space="preserve"> </w:t>
      </w:r>
      <w:proofErr w:type="spellStart"/>
      <w:r>
        <w:rPr>
          <w:szCs w:val="24"/>
        </w:rPr>
        <w:t>на</w:t>
      </w:r>
      <w:proofErr w:type="spellEnd"/>
      <w:r>
        <w:rPr>
          <w:szCs w:val="24"/>
        </w:rPr>
        <w:t xml:space="preserve"> </w:t>
      </w:r>
      <w:proofErr w:type="spellStart"/>
      <w:r>
        <w:rPr>
          <w:szCs w:val="24"/>
        </w:rPr>
        <w:t>хартия</w:t>
      </w:r>
      <w:proofErr w:type="spellEnd"/>
      <w:r>
        <w:rPr>
          <w:szCs w:val="24"/>
        </w:rPr>
        <w:t xml:space="preserve"> </w:t>
      </w:r>
      <w:proofErr w:type="spellStart"/>
      <w:r>
        <w:rPr>
          <w:szCs w:val="24"/>
        </w:rPr>
        <w:t>прави</w:t>
      </w:r>
      <w:proofErr w:type="spellEnd"/>
      <w:r>
        <w:rPr>
          <w:szCs w:val="24"/>
        </w:rPr>
        <w:t xml:space="preserve"> </w:t>
      </w:r>
      <w:proofErr w:type="spellStart"/>
      <w:r>
        <w:rPr>
          <w:szCs w:val="24"/>
        </w:rPr>
        <w:t>метода</w:t>
      </w:r>
      <w:proofErr w:type="spellEnd"/>
      <w:r>
        <w:rPr>
          <w:szCs w:val="24"/>
        </w:rPr>
        <w:t xml:space="preserve"> </w:t>
      </w:r>
      <w:proofErr w:type="spellStart"/>
      <w:r>
        <w:rPr>
          <w:szCs w:val="24"/>
        </w:rPr>
        <w:t>неприродосъобразен</w:t>
      </w:r>
      <w:proofErr w:type="spellEnd"/>
      <w:r w:rsidR="00DA64E9">
        <w:rPr>
          <w:szCs w:val="24"/>
          <w:lang w:val="bg-BG"/>
        </w:rPr>
        <w:t>;</w:t>
      </w:r>
    </w:p>
    <w:p w:rsidR="0057575D" w:rsidRDefault="0057575D" w:rsidP="0057575D">
      <w:pPr>
        <w:spacing w:after="240" w:line="276" w:lineRule="auto"/>
        <w:jc w:val="both"/>
        <w:rPr>
          <w:szCs w:val="24"/>
          <w:lang w:val="bg-BG"/>
        </w:rPr>
      </w:pPr>
    </w:p>
    <w:p w:rsidR="0057575D" w:rsidRDefault="0057575D" w:rsidP="0057575D">
      <w:pPr>
        <w:pStyle w:val="Heading3"/>
        <w:rPr>
          <w:lang w:val="en-US"/>
        </w:rPr>
      </w:pPr>
      <w:bookmarkStart w:id="12" w:name="_Toc453015790"/>
      <w:r>
        <w:t>Запис на дестинации в електронен документ</w:t>
      </w:r>
      <w:bookmarkEnd w:id="12"/>
    </w:p>
    <w:p w:rsidR="0057575D" w:rsidRPr="0057575D" w:rsidRDefault="0057575D" w:rsidP="0057575D">
      <w:pPr>
        <w:rPr>
          <w:lang w:val="bg-BG"/>
        </w:rPr>
      </w:pPr>
      <w:r>
        <w:rPr>
          <w:lang w:val="bg-BG"/>
        </w:rPr>
        <w:t xml:space="preserve">Харесани дестинации могат да се </w:t>
      </w:r>
      <w:r w:rsidR="009B3BAD">
        <w:rPr>
          <w:lang w:val="bg-BG"/>
        </w:rPr>
        <w:t xml:space="preserve">записват в електронни документи, като могат да се добавят техни снимки и информация. </w:t>
      </w:r>
    </w:p>
    <w:p w:rsidR="0057575D" w:rsidRPr="00DD1B4A" w:rsidRDefault="0057575D" w:rsidP="0057575D">
      <w:pPr>
        <w:rPr>
          <w:b/>
        </w:rPr>
      </w:pPr>
      <w:proofErr w:type="spellStart"/>
      <w:r w:rsidRPr="00DD1B4A">
        <w:rPr>
          <w:b/>
        </w:rPr>
        <w:t>Предимствата</w:t>
      </w:r>
      <w:proofErr w:type="spellEnd"/>
      <w:r w:rsidRPr="00DD1B4A">
        <w:rPr>
          <w:b/>
        </w:rPr>
        <w:t xml:space="preserve"> </w:t>
      </w:r>
      <w:proofErr w:type="spellStart"/>
      <w:r w:rsidRPr="00DD1B4A">
        <w:rPr>
          <w:b/>
        </w:rPr>
        <w:t>на</w:t>
      </w:r>
      <w:proofErr w:type="spellEnd"/>
      <w:r w:rsidRPr="00DD1B4A">
        <w:rPr>
          <w:b/>
        </w:rPr>
        <w:t xml:space="preserve"> </w:t>
      </w:r>
      <w:proofErr w:type="spellStart"/>
      <w:r w:rsidRPr="00DD1B4A">
        <w:rPr>
          <w:b/>
        </w:rPr>
        <w:t>този</w:t>
      </w:r>
      <w:proofErr w:type="spellEnd"/>
      <w:r w:rsidRPr="00DD1B4A">
        <w:rPr>
          <w:b/>
        </w:rPr>
        <w:t xml:space="preserve"> </w:t>
      </w:r>
      <w:proofErr w:type="spellStart"/>
      <w:r w:rsidRPr="00DD1B4A">
        <w:rPr>
          <w:b/>
        </w:rPr>
        <w:t>метод</w:t>
      </w:r>
      <w:proofErr w:type="spellEnd"/>
      <w:r w:rsidRPr="00DD1B4A">
        <w:rPr>
          <w:b/>
        </w:rPr>
        <w:t xml:space="preserve"> </w:t>
      </w:r>
      <w:proofErr w:type="spellStart"/>
      <w:r w:rsidRPr="00DD1B4A">
        <w:rPr>
          <w:b/>
        </w:rPr>
        <w:t>са</w:t>
      </w:r>
      <w:proofErr w:type="spellEnd"/>
      <w:r w:rsidRPr="00DD1B4A">
        <w:rPr>
          <w:b/>
        </w:rPr>
        <w:t xml:space="preserve"> </w:t>
      </w:r>
      <w:proofErr w:type="spellStart"/>
      <w:r w:rsidRPr="00DD1B4A">
        <w:rPr>
          <w:b/>
        </w:rPr>
        <w:t>следните</w:t>
      </w:r>
      <w:proofErr w:type="spellEnd"/>
      <w:r w:rsidRPr="00DD1B4A">
        <w:rPr>
          <w:b/>
        </w:rPr>
        <w:t>:</w:t>
      </w:r>
    </w:p>
    <w:p w:rsidR="0057575D" w:rsidRPr="009B3BAD" w:rsidRDefault="009B3BAD" w:rsidP="0057575D">
      <w:pPr>
        <w:numPr>
          <w:ilvl w:val="0"/>
          <w:numId w:val="7"/>
        </w:numPr>
        <w:spacing w:after="240" w:line="276" w:lineRule="auto"/>
        <w:ind w:hanging="1004"/>
        <w:jc w:val="both"/>
      </w:pPr>
      <w:r>
        <w:rPr>
          <w:lang w:val="bg-BG"/>
        </w:rPr>
        <w:t>Лесно и бързо създаване и съхранение;</w:t>
      </w:r>
    </w:p>
    <w:p w:rsidR="009B3BAD" w:rsidRPr="009B3BAD" w:rsidRDefault="009B3BAD" w:rsidP="0057575D">
      <w:pPr>
        <w:numPr>
          <w:ilvl w:val="0"/>
          <w:numId w:val="7"/>
        </w:numPr>
        <w:spacing w:after="240" w:line="276" w:lineRule="auto"/>
        <w:ind w:hanging="1004"/>
        <w:jc w:val="both"/>
      </w:pPr>
      <w:r>
        <w:rPr>
          <w:lang w:val="bg-BG"/>
        </w:rPr>
        <w:lastRenderedPageBreak/>
        <w:t>Възможност за копиране на информация и сваляне на снимки от интернет;</w:t>
      </w:r>
    </w:p>
    <w:p w:rsidR="009B3BAD" w:rsidRPr="009B3BAD" w:rsidRDefault="009B3BAD" w:rsidP="0057575D">
      <w:pPr>
        <w:numPr>
          <w:ilvl w:val="0"/>
          <w:numId w:val="7"/>
        </w:numPr>
        <w:spacing w:after="240" w:line="276" w:lineRule="auto"/>
        <w:ind w:hanging="1004"/>
        <w:jc w:val="both"/>
      </w:pPr>
      <w:r>
        <w:rPr>
          <w:lang w:val="bg-BG"/>
        </w:rPr>
        <w:t>Лесно редактиране;</w:t>
      </w:r>
    </w:p>
    <w:p w:rsidR="009B3BAD" w:rsidRPr="009B3BAD" w:rsidRDefault="009B3BAD" w:rsidP="0057575D">
      <w:pPr>
        <w:numPr>
          <w:ilvl w:val="0"/>
          <w:numId w:val="7"/>
        </w:numPr>
        <w:spacing w:after="240" w:line="276" w:lineRule="auto"/>
        <w:ind w:hanging="1004"/>
        <w:jc w:val="both"/>
      </w:pPr>
      <w:r>
        <w:rPr>
          <w:lang w:val="bg-BG"/>
        </w:rPr>
        <w:t>Възможност за проследяване на направените редакции;</w:t>
      </w:r>
    </w:p>
    <w:p w:rsidR="009B3BAD" w:rsidRPr="009B3BAD" w:rsidRDefault="009B3BAD" w:rsidP="0057575D">
      <w:pPr>
        <w:numPr>
          <w:ilvl w:val="0"/>
          <w:numId w:val="7"/>
        </w:numPr>
        <w:spacing w:after="240" w:line="276" w:lineRule="auto"/>
        <w:ind w:hanging="1004"/>
        <w:jc w:val="both"/>
      </w:pPr>
      <w:r>
        <w:rPr>
          <w:lang w:val="bg-BG"/>
        </w:rPr>
        <w:t>Възможност за групиране на дестинациите по папки;</w:t>
      </w:r>
    </w:p>
    <w:p w:rsidR="009B3BAD" w:rsidRPr="00A76E5A" w:rsidRDefault="009B3BAD" w:rsidP="0057575D">
      <w:pPr>
        <w:numPr>
          <w:ilvl w:val="0"/>
          <w:numId w:val="7"/>
        </w:numPr>
        <w:spacing w:after="240" w:line="276" w:lineRule="auto"/>
        <w:ind w:hanging="1004"/>
        <w:jc w:val="both"/>
      </w:pPr>
      <w:r>
        <w:rPr>
          <w:lang w:val="bg-BG"/>
        </w:rPr>
        <w:t>Възможност за сп</w:t>
      </w:r>
      <w:r w:rsidR="00A76E5A">
        <w:rPr>
          <w:lang w:val="bg-BG"/>
        </w:rPr>
        <w:t>оделено използване на файловете от много хора на различни географски локации;</w:t>
      </w:r>
    </w:p>
    <w:p w:rsidR="00A76E5A" w:rsidRPr="009B3BAD" w:rsidRDefault="00A76E5A" w:rsidP="0057575D">
      <w:pPr>
        <w:numPr>
          <w:ilvl w:val="0"/>
          <w:numId w:val="7"/>
        </w:numPr>
        <w:spacing w:after="240" w:line="276" w:lineRule="auto"/>
        <w:ind w:hanging="1004"/>
        <w:jc w:val="both"/>
      </w:pPr>
      <w:r>
        <w:rPr>
          <w:lang w:val="bg-BG"/>
        </w:rPr>
        <w:t>Възможност за контрол, кой да вижда файловете</w:t>
      </w:r>
      <w:r w:rsidR="007C6DFF">
        <w:rPr>
          <w:lang w:val="bg-BG"/>
        </w:rPr>
        <w:t xml:space="preserve"> и кой да може да ги редактира;</w:t>
      </w:r>
    </w:p>
    <w:p w:rsidR="009B3BAD" w:rsidRPr="009B3BAD" w:rsidRDefault="009B3BAD" w:rsidP="0057575D">
      <w:pPr>
        <w:numPr>
          <w:ilvl w:val="0"/>
          <w:numId w:val="7"/>
        </w:numPr>
        <w:spacing w:after="240" w:line="276" w:lineRule="auto"/>
        <w:ind w:hanging="1004"/>
        <w:jc w:val="both"/>
      </w:pPr>
      <w:r>
        <w:rPr>
          <w:lang w:val="bg-BG"/>
        </w:rPr>
        <w:t>Лесна преносимост. Може да се използва дори телефон;</w:t>
      </w:r>
    </w:p>
    <w:p w:rsidR="009B3BAD" w:rsidRDefault="009B3BAD" w:rsidP="0057575D">
      <w:pPr>
        <w:numPr>
          <w:ilvl w:val="0"/>
          <w:numId w:val="7"/>
        </w:numPr>
        <w:spacing w:after="240" w:line="276" w:lineRule="auto"/>
        <w:ind w:hanging="1004"/>
        <w:jc w:val="both"/>
      </w:pPr>
      <w:r>
        <w:rPr>
          <w:lang w:val="bg-BG"/>
        </w:rPr>
        <w:t>Безплатно;</w:t>
      </w:r>
    </w:p>
    <w:p w:rsidR="0057575D" w:rsidRDefault="0057575D" w:rsidP="0057575D">
      <w:pPr>
        <w:ind w:left="1429"/>
      </w:pPr>
    </w:p>
    <w:p w:rsidR="00A76E5A" w:rsidRPr="00D872E9" w:rsidRDefault="0057575D" w:rsidP="0057575D">
      <w:pPr>
        <w:rPr>
          <w:b/>
        </w:rPr>
      </w:pPr>
      <w:proofErr w:type="spellStart"/>
      <w:r w:rsidRPr="00D872E9">
        <w:rPr>
          <w:b/>
        </w:rPr>
        <w:t>Недостатъците</w:t>
      </w:r>
      <w:proofErr w:type="spellEnd"/>
      <w:r w:rsidRPr="00D872E9">
        <w:rPr>
          <w:b/>
        </w:rPr>
        <w:t xml:space="preserve"> </w:t>
      </w:r>
      <w:proofErr w:type="spellStart"/>
      <w:r w:rsidRPr="00D872E9">
        <w:rPr>
          <w:b/>
        </w:rPr>
        <w:t>на</w:t>
      </w:r>
      <w:proofErr w:type="spellEnd"/>
      <w:r w:rsidRPr="00D872E9">
        <w:rPr>
          <w:b/>
        </w:rPr>
        <w:t xml:space="preserve"> </w:t>
      </w:r>
      <w:proofErr w:type="spellStart"/>
      <w:r w:rsidRPr="00D872E9">
        <w:rPr>
          <w:b/>
        </w:rPr>
        <w:t>метода</w:t>
      </w:r>
      <w:proofErr w:type="spellEnd"/>
      <w:r w:rsidRPr="00D872E9">
        <w:rPr>
          <w:b/>
        </w:rPr>
        <w:t xml:space="preserve"> "</w:t>
      </w:r>
      <w:proofErr w:type="spellStart"/>
      <w:r w:rsidRPr="00D872E9">
        <w:rPr>
          <w:b/>
        </w:rPr>
        <w:t>Запис</w:t>
      </w:r>
      <w:proofErr w:type="spellEnd"/>
      <w:r w:rsidRPr="00D872E9">
        <w:rPr>
          <w:b/>
        </w:rPr>
        <w:t xml:space="preserve"> в </w:t>
      </w:r>
      <w:proofErr w:type="spellStart"/>
      <w:r w:rsidRPr="00D872E9">
        <w:rPr>
          <w:b/>
        </w:rPr>
        <w:t>електронен</w:t>
      </w:r>
      <w:proofErr w:type="spellEnd"/>
      <w:r w:rsidRPr="00D872E9">
        <w:rPr>
          <w:b/>
        </w:rPr>
        <w:t xml:space="preserve"> </w:t>
      </w:r>
      <w:proofErr w:type="spellStart"/>
      <w:r w:rsidRPr="00D872E9">
        <w:rPr>
          <w:b/>
        </w:rPr>
        <w:t>документ</w:t>
      </w:r>
      <w:proofErr w:type="spellEnd"/>
      <w:r w:rsidRPr="00D872E9">
        <w:rPr>
          <w:b/>
        </w:rPr>
        <w:t xml:space="preserve">" </w:t>
      </w:r>
      <w:proofErr w:type="spellStart"/>
      <w:r w:rsidRPr="00D872E9">
        <w:rPr>
          <w:b/>
        </w:rPr>
        <w:t>са</w:t>
      </w:r>
      <w:proofErr w:type="spellEnd"/>
      <w:r w:rsidRPr="00D872E9">
        <w:rPr>
          <w:b/>
        </w:rPr>
        <w:t>:</w:t>
      </w:r>
    </w:p>
    <w:p w:rsidR="0057575D" w:rsidRPr="00A76E5A" w:rsidRDefault="004664DB" w:rsidP="0057575D">
      <w:pPr>
        <w:numPr>
          <w:ilvl w:val="0"/>
          <w:numId w:val="6"/>
        </w:numPr>
        <w:spacing w:after="240" w:line="276" w:lineRule="auto"/>
        <w:ind w:left="709" w:hanging="283"/>
        <w:jc w:val="both"/>
        <w:rPr>
          <w:szCs w:val="24"/>
        </w:rPr>
      </w:pPr>
      <w:r>
        <w:rPr>
          <w:szCs w:val="24"/>
          <w:lang w:val="bg-BG"/>
        </w:rPr>
        <w:t>Търсенето на места, които са  близки до точки от маршрут, е много трудно и могат да се изпуснат желани дестинации;</w:t>
      </w:r>
    </w:p>
    <w:p w:rsidR="00A76E5A" w:rsidRPr="004664DB" w:rsidRDefault="00A76E5A" w:rsidP="0057575D">
      <w:pPr>
        <w:numPr>
          <w:ilvl w:val="0"/>
          <w:numId w:val="6"/>
        </w:numPr>
        <w:spacing w:after="240" w:line="276" w:lineRule="auto"/>
        <w:ind w:left="709" w:hanging="283"/>
        <w:jc w:val="both"/>
        <w:rPr>
          <w:szCs w:val="24"/>
        </w:rPr>
      </w:pPr>
      <w:r>
        <w:rPr>
          <w:szCs w:val="24"/>
          <w:lang w:val="bg-BG"/>
        </w:rPr>
        <w:t>Трудно е да се прецени къде точно е географската локация на мястото;</w:t>
      </w:r>
    </w:p>
    <w:p w:rsidR="004664DB" w:rsidRPr="004664DB" w:rsidRDefault="004664DB" w:rsidP="0057575D">
      <w:pPr>
        <w:numPr>
          <w:ilvl w:val="0"/>
          <w:numId w:val="6"/>
        </w:numPr>
        <w:spacing w:after="240" w:line="276" w:lineRule="auto"/>
        <w:ind w:left="709" w:hanging="283"/>
        <w:jc w:val="both"/>
        <w:rPr>
          <w:szCs w:val="24"/>
        </w:rPr>
      </w:pPr>
      <w:r>
        <w:rPr>
          <w:szCs w:val="24"/>
          <w:lang w:val="bg-BG"/>
        </w:rPr>
        <w:t>Трудно е да се прецени колко точно отдалечена е една точка от друга;</w:t>
      </w:r>
    </w:p>
    <w:p w:rsidR="004664DB" w:rsidRPr="00A76E5A" w:rsidRDefault="006167A8" w:rsidP="0057575D">
      <w:pPr>
        <w:numPr>
          <w:ilvl w:val="0"/>
          <w:numId w:val="6"/>
        </w:numPr>
        <w:spacing w:after="240" w:line="276" w:lineRule="auto"/>
        <w:ind w:left="709" w:hanging="283"/>
        <w:jc w:val="both"/>
        <w:rPr>
          <w:szCs w:val="24"/>
        </w:rPr>
      </w:pPr>
      <w:r>
        <w:rPr>
          <w:szCs w:val="24"/>
          <w:lang w:val="bg-BG"/>
        </w:rPr>
        <w:t>При нарастването</w:t>
      </w:r>
      <w:r w:rsidR="00A76E5A">
        <w:rPr>
          <w:szCs w:val="24"/>
          <w:lang w:val="bg-BG"/>
        </w:rPr>
        <w:t xml:space="preserve"> на обема на запазените дестинации, търсенето между тях става все по-трудно;</w:t>
      </w:r>
    </w:p>
    <w:p w:rsidR="0057575D" w:rsidRDefault="00A76E5A" w:rsidP="0057575D">
      <w:pPr>
        <w:numPr>
          <w:ilvl w:val="0"/>
          <w:numId w:val="6"/>
        </w:numPr>
        <w:spacing w:after="240" w:line="276" w:lineRule="auto"/>
        <w:ind w:left="709" w:hanging="283"/>
        <w:jc w:val="both"/>
        <w:rPr>
          <w:szCs w:val="24"/>
        </w:rPr>
      </w:pPr>
      <w:proofErr w:type="spellStart"/>
      <w:r>
        <w:rPr>
          <w:szCs w:val="24"/>
        </w:rPr>
        <w:t>Информацията</w:t>
      </w:r>
      <w:proofErr w:type="spellEnd"/>
      <w:r>
        <w:rPr>
          <w:szCs w:val="24"/>
        </w:rPr>
        <w:t xml:space="preserve"> е </w:t>
      </w:r>
      <w:proofErr w:type="spellStart"/>
      <w:r>
        <w:rPr>
          <w:szCs w:val="24"/>
        </w:rPr>
        <w:t>достъпна</w:t>
      </w:r>
      <w:proofErr w:type="spellEnd"/>
      <w:r>
        <w:rPr>
          <w:szCs w:val="24"/>
        </w:rPr>
        <w:t xml:space="preserve"> </w:t>
      </w:r>
      <w:proofErr w:type="spellStart"/>
      <w:r>
        <w:rPr>
          <w:szCs w:val="24"/>
        </w:rPr>
        <w:t>само</w:t>
      </w:r>
      <w:proofErr w:type="spellEnd"/>
      <w:r>
        <w:rPr>
          <w:szCs w:val="24"/>
        </w:rPr>
        <w:t xml:space="preserve"> </w:t>
      </w:r>
      <w:proofErr w:type="spellStart"/>
      <w:r>
        <w:rPr>
          <w:szCs w:val="24"/>
        </w:rPr>
        <w:t>чрез</w:t>
      </w:r>
      <w:proofErr w:type="spellEnd"/>
      <w:r>
        <w:rPr>
          <w:szCs w:val="24"/>
        </w:rPr>
        <w:t xml:space="preserve"> </w:t>
      </w:r>
      <w:proofErr w:type="spellStart"/>
      <w:r>
        <w:rPr>
          <w:szCs w:val="24"/>
        </w:rPr>
        <w:t>използване</w:t>
      </w:r>
      <w:proofErr w:type="spellEnd"/>
      <w:r>
        <w:rPr>
          <w:szCs w:val="24"/>
        </w:rPr>
        <w:t xml:space="preserve"> </w:t>
      </w:r>
      <w:proofErr w:type="spellStart"/>
      <w:r>
        <w:rPr>
          <w:szCs w:val="24"/>
        </w:rPr>
        <w:t>на</w:t>
      </w:r>
      <w:proofErr w:type="spellEnd"/>
      <w:r>
        <w:rPr>
          <w:szCs w:val="24"/>
        </w:rPr>
        <w:t xml:space="preserve"> </w:t>
      </w:r>
      <w:proofErr w:type="spellStart"/>
      <w:r>
        <w:rPr>
          <w:szCs w:val="24"/>
        </w:rPr>
        <w:t>съответния</w:t>
      </w:r>
      <w:proofErr w:type="spellEnd"/>
      <w:r>
        <w:rPr>
          <w:szCs w:val="24"/>
        </w:rPr>
        <w:t xml:space="preserve"> </w:t>
      </w:r>
      <w:proofErr w:type="spellStart"/>
      <w:r>
        <w:rPr>
          <w:szCs w:val="24"/>
        </w:rPr>
        <w:t>софтуер</w:t>
      </w:r>
      <w:proofErr w:type="spellEnd"/>
      <w:r>
        <w:rPr>
          <w:szCs w:val="24"/>
        </w:rPr>
        <w:t xml:space="preserve">, а </w:t>
      </w:r>
      <w:proofErr w:type="spellStart"/>
      <w:r>
        <w:rPr>
          <w:szCs w:val="24"/>
        </w:rPr>
        <w:t>понякога</w:t>
      </w:r>
      <w:proofErr w:type="spellEnd"/>
      <w:r>
        <w:rPr>
          <w:szCs w:val="24"/>
        </w:rPr>
        <w:t xml:space="preserve"> </w:t>
      </w:r>
      <w:proofErr w:type="spellStart"/>
      <w:r>
        <w:rPr>
          <w:szCs w:val="24"/>
        </w:rPr>
        <w:t>различните</w:t>
      </w:r>
      <w:proofErr w:type="spellEnd"/>
      <w:r>
        <w:rPr>
          <w:szCs w:val="24"/>
        </w:rPr>
        <w:t xml:space="preserve"> </w:t>
      </w:r>
      <w:proofErr w:type="spellStart"/>
      <w:r>
        <w:rPr>
          <w:szCs w:val="24"/>
        </w:rPr>
        <w:t>софтуерни</w:t>
      </w:r>
      <w:proofErr w:type="spellEnd"/>
      <w:r>
        <w:rPr>
          <w:szCs w:val="24"/>
        </w:rPr>
        <w:t xml:space="preserve"> </w:t>
      </w:r>
      <w:proofErr w:type="spellStart"/>
      <w:r>
        <w:rPr>
          <w:szCs w:val="24"/>
        </w:rPr>
        <w:t>решения</w:t>
      </w:r>
      <w:proofErr w:type="spellEnd"/>
      <w:r>
        <w:rPr>
          <w:szCs w:val="24"/>
        </w:rPr>
        <w:t xml:space="preserve"> </w:t>
      </w:r>
      <w:proofErr w:type="spellStart"/>
      <w:r>
        <w:rPr>
          <w:szCs w:val="24"/>
        </w:rPr>
        <w:t>не</w:t>
      </w:r>
      <w:proofErr w:type="spellEnd"/>
      <w:r>
        <w:rPr>
          <w:szCs w:val="24"/>
        </w:rPr>
        <w:t xml:space="preserve"> </w:t>
      </w:r>
      <w:proofErr w:type="spellStart"/>
      <w:r>
        <w:rPr>
          <w:szCs w:val="24"/>
        </w:rPr>
        <w:t>са</w:t>
      </w:r>
      <w:proofErr w:type="spellEnd"/>
      <w:r>
        <w:rPr>
          <w:szCs w:val="24"/>
        </w:rPr>
        <w:t xml:space="preserve"> </w:t>
      </w:r>
      <w:proofErr w:type="spellStart"/>
      <w:r>
        <w:rPr>
          <w:szCs w:val="24"/>
        </w:rPr>
        <w:t>съвместими</w:t>
      </w:r>
      <w:proofErr w:type="spellEnd"/>
      <w:r>
        <w:rPr>
          <w:szCs w:val="24"/>
        </w:rPr>
        <w:t xml:space="preserve"> </w:t>
      </w:r>
      <w:proofErr w:type="spellStart"/>
      <w:r>
        <w:rPr>
          <w:szCs w:val="24"/>
        </w:rPr>
        <w:t>помежду</w:t>
      </w:r>
      <w:proofErr w:type="spellEnd"/>
      <w:r>
        <w:rPr>
          <w:szCs w:val="24"/>
        </w:rPr>
        <w:t xml:space="preserve"> </w:t>
      </w:r>
      <w:proofErr w:type="spellStart"/>
      <w:r>
        <w:rPr>
          <w:szCs w:val="24"/>
        </w:rPr>
        <w:t>си</w:t>
      </w:r>
      <w:proofErr w:type="spellEnd"/>
      <w:r>
        <w:rPr>
          <w:szCs w:val="24"/>
        </w:rPr>
        <w:t>;</w:t>
      </w:r>
    </w:p>
    <w:p w:rsidR="0003790F" w:rsidRDefault="0003790F" w:rsidP="0057575D">
      <w:pPr>
        <w:numPr>
          <w:ilvl w:val="0"/>
          <w:numId w:val="6"/>
        </w:numPr>
        <w:spacing w:after="240" w:line="276" w:lineRule="auto"/>
        <w:ind w:left="709" w:hanging="283"/>
        <w:jc w:val="both"/>
        <w:rPr>
          <w:szCs w:val="24"/>
        </w:rPr>
      </w:pPr>
      <w:r>
        <w:rPr>
          <w:szCs w:val="24"/>
          <w:lang w:val="bg-BG"/>
        </w:rPr>
        <w:t>Зависимост от хардуера – батерията може да падне или дори устройството може да се счупи в неподходящ момент;</w:t>
      </w:r>
    </w:p>
    <w:p w:rsidR="00CF46B8" w:rsidRDefault="00CF46B8" w:rsidP="00CF46B8">
      <w:pPr>
        <w:spacing w:after="240" w:line="276" w:lineRule="auto"/>
        <w:jc w:val="both"/>
        <w:rPr>
          <w:szCs w:val="24"/>
        </w:rPr>
      </w:pPr>
    </w:p>
    <w:p w:rsidR="00CF46B8" w:rsidRDefault="00CF46B8" w:rsidP="00CF46B8">
      <w:pPr>
        <w:pStyle w:val="Heading3"/>
        <w:rPr>
          <w:rFonts w:eastAsia="Calibri"/>
        </w:rPr>
      </w:pPr>
      <w:bookmarkStart w:id="13" w:name="_Toc453015791"/>
      <w:r>
        <w:rPr>
          <w:rFonts w:eastAsia="Calibri"/>
        </w:rPr>
        <w:t>Използване на софтуерно приложение</w:t>
      </w:r>
      <w:bookmarkEnd w:id="13"/>
    </w:p>
    <w:p w:rsidR="00CF46B8" w:rsidRDefault="00CF46B8" w:rsidP="00CF46B8">
      <w:proofErr w:type="spellStart"/>
      <w:r>
        <w:t>След</w:t>
      </w:r>
      <w:proofErr w:type="spellEnd"/>
      <w:r>
        <w:t xml:space="preserve"> </w:t>
      </w:r>
      <w:proofErr w:type="spellStart"/>
      <w:r>
        <w:t>електронните</w:t>
      </w:r>
      <w:proofErr w:type="spellEnd"/>
      <w:r>
        <w:t xml:space="preserve"> </w:t>
      </w:r>
      <w:proofErr w:type="spellStart"/>
      <w:r>
        <w:t>файлове</w:t>
      </w:r>
      <w:proofErr w:type="spellEnd"/>
      <w:r>
        <w:t xml:space="preserve">, </w:t>
      </w:r>
      <w:proofErr w:type="spellStart"/>
      <w:r>
        <w:t>софтуерните</w:t>
      </w:r>
      <w:proofErr w:type="spellEnd"/>
      <w:r>
        <w:t xml:space="preserve"> </w:t>
      </w:r>
      <w:proofErr w:type="spellStart"/>
      <w:r>
        <w:t>приложения</w:t>
      </w:r>
      <w:proofErr w:type="spellEnd"/>
      <w:r>
        <w:t xml:space="preserve"> </w:t>
      </w:r>
      <w:proofErr w:type="spellStart"/>
      <w:r>
        <w:t>се</w:t>
      </w:r>
      <w:proofErr w:type="spellEnd"/>
      <w:r>
        <w:t xml:space="preserve"> </w:t>
      </w:r>
      <w:proofErr w:type="spellStart"/>
      <w:r>
        <w:t>появяват</w:t>
      </w:r>
      <w:proofErr w:type="spellEnd"/>
      <w:r>
        <w:t xml:space="preserve"> </w:t>
      </w:r>
      <w:proofErr w:type="spellStart"/>
      <w:r>
        <w:t>като</w:t>
      </w:r>
      <w:proofErr w:type="spellEnd"/>
      <w:r>
        <w:t xml:space="preserve"> </w:t>
      </w:r>
      <w:proofErr w:type="spellStart"/>
      <w:r>
        <w:t>още</w:t>
      </w:r>
      <w:proofErr w:type="spellEnd"/>
      <w:r>
        <w:t xml:space="preserve"> </w:t>
      </w:r>
      <w:proofErr w:type="spellStart"/>
      <w:r>
        <w:t>по-удобен</w:t>
      </w:r>
      <w:proofErr w:type="spellEnd"/>
      <w:r>
        <w:t xml:space="preserve"> </w:t>
      </w:r>
      <w:proofErr w:type="spellStart"/>
      <w:r>
        <w:t>начин</w:t>
      </w:r>
      <w:proofErr w:type="spellEnd"/>
      <w:r>
        <w:t xml:space="preserve"> </w:t>
      </w:r>
      <w:proofErr w:type="spellStart"/>
      <w:r>
        <w:t>за</w:t>
      </w:r>
      <w:proofErr w:type="spellEnd"/>
      <w:r>
        <w:t xml:space="preserve"> </w:t>
      </w:r>
      <w:proofErr w:type="spellStart"/>
      <w:r>
        <w:t>обработка</w:t>
      </w:r>
      <w:proofErr w:type="spellEnd"/>
      <w:r>
        <w:t xml:space="preserve">. </w:t>
      </w:r>
      <w:proofErr w:type="spellStart"/>
      <w:r>
        <w:t>Те</w:t>
      </w:r>
      <w:proofErr w:type="spellEnd"/>
      <w:r>
        <w:t xml:space="preserve"> </w:t>
      </w:r>
      <w:proofErr w:type="spellStart"/>
      <w:r>
        <w:t>предлагат</w:t>
      </w:r>
      <w:proofErr w:type="spellEnd"/>
      <w:r>
        <w:t xml:space="preserve"> </w:t>
      </w:r>
      <w:proofErr w:type="spellStart"/>
      <w:r>
        <w:t>много</w:t>
      </w:r>
      <w:proofErr w:type="spellEnd"/>
      <w:r>
        <w:t xml:space="preserve"> </w:t>
      </w:r>
      <w:proofErr w:type="spellStart"/>
      <w:r>
        <w:t>по-голяма</w:t>
      </w:r>
      <w:proofErr w:type="spellEnd"/>
      <w:r>
        <w:t xml:space="preserve"> </w:t>
      </w:r>
      <w:proofErr w:type="spellStart"/>
      <w:r>
        <w:t>функционалност</w:t>
      </w:r>
      <w:proofErr w:type="spellEnd"/>
      <w:r>
        <w:t xml:space="preserve"> и </w:t>
      </w:r>
      <w:proofErr w:type="spellStart"/>
      <w:r>
        <w:t>са</w:t>
      </w:r>
      <w:proofErr w:type="spellEnd"/>
      <w:r>
        <w:t xml:space="preserve"> </w:t>
      </w:r>
      <w:proofErr w:type="spellStart"/>
      <w:r>
        <w:t>пълни</w:t>
      </w:r>
      <w:proofErr w:type="spellEnd"/>
      <w:r>
        <w:t xml:space="preserve"> с </w:t>
      </w:r>
      <w:proofErr w:type="spellStart"/>
      <w:r>
        <w:t>улеснения</w:t>
      </w:r>
      <w:proofErr w:type="spellEnd"/>
      <w:r>
        <w:t xml:space="preserve">. </w:t>
      </w:r>
      <w:proofErr w:type="spellStart"/>
      <w:r>
        <w:t>Съществуват</w:t>
      </w:r>
      <w:proofErr w:type="spellEnd"/>
      <w:r>
        <w:t xml:space="preserve"> </w:t>
      </w:r>
      <w:proofErr w:type="spellStart"/>
      <w:r>
        <w:t>както</w:t>
      </w:r>
      <w:proofErr w:type="spellEnd"/>
      <w:r>
        <w:t xml:space="preserve"> </w:t>
      </w:r>
      <w:proofErr w:type="spellStart"/>
      <w:r>
        <w:t>уеб</w:t>
      </w:r>
      <w:proofErr w:type="spellEnd"/>
      <w:r>
        <w:t xml:space="preserve">, </w:t>
      </w:r>
      <w:proofErr w:type="spellStart"/>
      <w:r>
        <w:t>така</w:t>
      </w:r>
      <w:proofErr w:type="spellEnd"/>
      <w:r>
        <w:t xml:space="preserve"> и </w:t>
      </w:r>
      <w:proofErr w:type="spellStart"/>
      <w:r>
        <w:t>десктоп</w:t>
      </w:r>
      <w:proofErr w:type="spellEnd"/>
      <w:r>
        <w:t xml:space="preserve"> </w:t>
      </w:r>
      <w:proofErr w:type="spellStart"/>
      <w:r>
        <w:t>решения</w:t>
      </w:r>
      <w:proofErr w:type="spellEnd"/>
      <w:r>
        <w:t xml:space="preserve">. </w:t>
      </w:r>
      <w:proofErr w:type="spellStart"/>
      <w:r>
        <w:t>Те</w:t>
      </w:r>
      <w:proofErr w:type="spellEnd"/>
      <w:r>
        <w:t xml:space="preserve"> </w:t>
      </w:r>
      <w:proofErr w:type="spellStart"/>
      <w:r>
        <w:t>покриват</w:t>
      </w:r>
      <w:proofErr w:type="spellEnd"/>
      <w:r>
        <w:t xml:space="preserve"> </w:t>
      </w:r>
      <w:proofErr w:type="spellStart"/>
      <w:r>
        <w:t>различни</w:t>
      </w:r>
      <w:proofErr w:type="spellEnd"/>
      <w:r>
        <w:t xml:space="preserve"> </w:t>
      </w:r>
      <w:proofErr w:type="spellStart"/>
      <w:r>
        <w:t>типове</w:t>
      </w:r>
      <w:proofErr w:type="spellEnd"/>
      <w:r>
        <w:t xml:space="preserve"> </w:t>
      </w:r>
      <w:proofErr w:type="spellStart"/>
      <w:r>
        <w:t>устройства</w:t>
      </w:r>
      <w:proofErr w:type="spellEnd"/>
      <w:r>
        <w:t xml:space="preserve"> - </w:t>
      </w:r>
      <w:proofErr w:type="spellStart"/>
      <w:r>
        <w:t>от</w:t>
      </w:r>
      <w:proofErr w:type="spellEnd"/>
      <w:r>
        <w:t xml:space="preserve"> </w:t>
      </w:r>
      <w:proofErr w:type="spellStart"/>
      <w:r>
        <w:t>персоналния</w:t>
      </w:r>
      <w:proofErr w:type="spellEnd"/>
      <w:r>
        <w:t xml:space="preserve"> </w:t>
      </w:r>
      <w:proofErr w:type="spellStart"/>
      <w:r>
        <w:t>компютър</w:t>
      </w:r>
      <w:proofErr w:type="spellEnd"/>
      <w:r>
        <w:t xml:space="preserve"> </w:t>
      </w:r>
      <w:proofErr w:type="spellStart"/>
      <w:r>
        <w:t>до</w:t>
      </w:r>
      <w:proofErr w:type="spellEnd"/>
      <w:r>
        <w:t xml:space="preserve"> </w:t>
      </w:r>
      <w:proofErr w:type="spellStart"/>
      <w:r>
        <w:t>мобилния</w:t>
      </w:r>
      <w:proofErr w:type="spellEnd"/>
      <w:r>
        <w:t xml:space="preserve"> </w:t>
      </w:r>
      <w:proofErr w:type="spellStart"/>
      <w:r>
        <w:t>телефон</w:t>
      </w:r>
      <w:proofErr w:type="spellEnd"/>
      <w:r>
        <w:t xml:space="preserve">. </w:t>
      </w:r>
    </w:p>
    <w:p w:rsidR="00CF46B8" w:rsidRDefault="00CF46B8" w:rsidP="00CF46B8"/>
    <w:p w:rsidR="00CF46B8" w:rsidRPr="00C97F0F" w:rsidRDefault="00CF46B8" w:rsidP="00CF46B8">
      <w:pPr>
        <w:rPr>
          <w:b/>
        </w:rPr>
      </w:pPr>
      <w:proofErr w:type="spellStart"/>
      <w:r w:rsidRPr="00C97F0F">
        <w:rPr>
          <w:b/>
        </w:rPr>
        <w:lastRenderedPageBreak/>
        <w:t>Предимства</w:t>
      </w:r>
      <w:proofErr w:type="spellEnd"/>
      <w:r w:rsidRPr="00C97F0F">
        <w:rPr>
          <w:b/>
        </w:rPr>
        <w:t xml:space="preserve"> </w:t>
      </w:r>
      <w:proofErr w:type="spellStart"/>
      <w:r w:rsidRPr="00C97F0F">
        <w:rPr>
          <w:b/>
        </w:rPr>
        <w:t>на</w:t>
      </w:r>
      <w:proofErr w:type="spellEnd"/>
      <w:r w:rsidRPr="00C97F0F">
        <w:rPr>
          <w:b/>
        </w:rPr>
        <w:t xml:space="preserve"> </w:t>
      </w:r>
      <w:proofErr w:type="spellStart"/>
      <w:r w:rsidRPr="00C97F0F">
        <w:rPr>
          <w:b/>
        </w:rPr>
        <w:t>метода</w:t>
      </w:r>
      <w:proofErr w:type="spellEnd"/>
      <w:r w:rsidRPr="00C97F0F">
        <w:rPr>
          <w:b/>
        </w:rPr>
        <w:t xml:space="preserve"> "</w:t>
      </w:r>
      <w:proofErr w:type="spellStart"/>
      <w:r w:rsidRPr="00C97F0F">
        <w:rPr>
          <w:b/>
        </w:rPr>
        <w:t>Софтуерно</w:t>
      </w:r>
      <w:proofErr w:type="spellEnd"/>
      <w:r w:rsidRPr="00C97F0F">
        <w:rPr>
          <w:b/>
        </w:rPr>
        <w:t xml:space="preserve"> </w:t>
      </w:r>
      <w:proofErr w:type="spellStart"/>
      <w:r w:rsidRPr="00C97F0F">
        <w:rPr>
          <w:b/>
        </w:rPr>
        <w:t>приложение</w:t>
      </w:r>
      <w:proofErr w:type="spellEnd"/>
      <w:r w:rsidRPr="00C97F0F">
        <w:rPr>
          <w:b/>
        </w:rPr>
        <w:t>":</w:t>
      </w:r>
    </w:p>
    <w:p w:rsidR="00CF46B8" w:rsidRDefault="00CF46B8" w:rsidP="00CF46B8">
      <w:pPr>
        <w:numPr>
          <w:ilvl w:val="0"/>
          <w:numId w:val="8"/>
        </w:numPr>
        <w:spacing w:after="240" w:line="276" w:lineRule="auto"/>
        <w:ind w:left="709" w:hanging="284"/>
        <w:jc w:val="both"/>
      </w:pPr>
      <w:proofErr w:type="spellStart"/>
      <w:r>
        <w:t>Най-гъвкавият</w:t>
      </w:r>
      <w:proofErr w:type="spellEnd"/>
      <w:r>
        <w:t xml:space="preserve"> </w:t>
      </w:r>
      <w:proofErr w:type="spellStart"/>
      <w:r>
        <w:t>метод</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използва</w:t>
      </w:r>
      <w:proofErr w:type="spellEnd"/>
      <w:r>
        <w:t xml:space="preserve"> </w:t>
      </w:r>
      <w:proofErr w:type="spellStart"/>
      <w:r>
        <w:t>на</w:t>
      </w:r>
      <w:proofErr w:type="spellEnd"/>
      <w:r>
        <w:t xml:space="preserve"> </w:t>
      </w:r>
      <w:proofErr w:type="spellStart"/>
      <w:r>
        <w:t>различни</w:t>
      </w:r>
      <w:proofErr w:type="spellEnd"/>
      <w:r>
        <w:t xml:space="preserve"> </w:t>
      </w:r>
      <w:proofErr w:type="spellStart"/>
      <w:r>
        <w:t>платформи</w:t>
      </w:r>
      <w:proofErr w:type="spellEnd"/>
      <w:r>
        <w:t xml:space="preserve"> и </w:t>
      </w:r>
      <w:proofErr w:type="spellStart"/>
      <w:r>
        <w:t>устройства</w:t>
      </w:r>
      <w:proofErr w:type="spellEnd"/>
      <w:r w:rsidR="00A00A22">
        <w:t>;</w:t>
      </w:r>
    </w:p>
    <w:p w:rsidR="00A00A22" w:rsidRDefault="00A00A22" w:rsidP="00CF46B8">
      <w:pPr>
        <w:numPr>
          <w:ilvl w:val="0"/>
          <w:numId w:val="8"/>
        </w:numPr>
        <w:spacing w:after="240" w:line="276" w:lineRule="auto"/>
        <w:ind w:left="709" w:hanging="284"/>
        <w:jc w:val="both"/>
      </w:pPr>
      <w:r>
        <w:rPr>
          <w:lang w:val="bg-BG"/>
        </w:rPr>
        <w:t>Удобен интерфейс;</w:t>
      </w:r>
    </w:p>
    <w:p w:rsidR="00CF46B8" w:rsidRDefault="00CF46B8" w:rsidP="00CF46B8">
      <w:pPr>
        <w:numPr>
          <w:ilvl w:val="0"/>
          <w:numId w:val="8"/>
        </w:numPr>
        <w:spacing w:after="240" w:line="276" w:lineRule="auto"/>
        <w:ind w:left="709" w:hanging="284"/>
        <w:jc w:val="both"/>
      </w:pPr>
      <w:proofErr w:type="spellStart"/>
      <w:r>
        <w:t>Спестява</w:t>
      </w:r>
      <w:proofErr w:type="spellEnd"/>
      <w:r>
        <w:t xml:space="preserve"> </w:t>
      </w:r>
      <w:proofErr w:type="spellStart"/>
      <w:r>
        <w:t>време</w:t>
      </w:r>
      <w:proofErr w:type="spellEnd"/>
      <w:r>
        <w:t xml:space="preserve"> - </w:t>
      </w:r>
      <w:proofErr w:type="spellStart"/>
      <w:r>
        <w:t>въвеждането</w:t>
      </w:r>
      <w:proofErr w:type="spellEnd"/>
      <w:r>
        <w:t xml:space="preserve"> </w:t>
      </w:r>
      <w:proofErr w:type="spellStart"/>
      <w:r>
        <w:t>става</w:t>
      </w:r>
      <w:proofErr w:type="spellEnd"/>
      <w:r>
        <w:t xml:space="preserve"> </w:t>
      </w:r>
      <w:proofErr w:type="spellStart"/>
      <w:r>
        <w:t>много</w:t>
      </w:r>
      <w:proofErr w:type="spellEnd"/>
      <w:r>
        <w:t xml:space="preserve"> </w:t>
      </w:r>
      <w:proofErr w:type="spellStart"/>
      <w:r>
        <w:t>по-удобно</w:t>
      </w:r>
      <w:proofErr w:type="spellEnd"/>
      <w:r>
        <w:t xml:space="preserve"> и </w:t>
      </w:r>
      <w:proofErr w:type="spellStart"/>
      <w:r>
        <w:t>бързо</w:t>
      </w:r>
      <w:proofErr w:type="spellEnd"/>
      <w:r w:rsidR="00A00A22">
        <w:rPr>
          <w:lang w:val="bg-BG"/>
        </w:rPr>
        <w:t>;</w:t>
      </w:r>
    </w:p>
    <w:p w:rsidR="00CF46B8" w:rsidRDefault="00CF46B8" w:rsidP="00CF46B8">
      <w:pPr>
        <w:numPr>
          <w:ilvl w:val="0"/>
          <w:numId w:val="8"/>
        </w:numPr>
        <w:spacing w:after="240" w:line="276" w:lineRule="auto"/>
        <w:ind w:left="709" w:hanging="284"/>
        <w:jc w:val="both"/>
      </w:pPr>
      <w:proofErr w:type="spellStart"/>
      <w:r>
        <w:t>Предоставя</w:t>
      </w:r>
      <w:proofErr w:type="spellEnd"/>
      <w:r>
        <w:t xml:space="preserve"> </w:t>
      </w:r>
      <w:proofErr w:type="spellStart"/>
      <w:r>
        <w:t>много</w:t>
      </w:r>
      <w:proofErr w:type="spellEnd"/>
      <w:r>
        <w:t xml:space="preserve"> </w:t>
      </w:r>
      <w:proofErr w:type="spellStart"/>
      <w:r>
        <w:t>полезни</w:t>
      </w:r>
      <w:proofErr w:type="spellEnd"/>
      <w:r w:rsidR="00A00A22">
        <w:t xml:space="preserve"> и </w:t>
      </w:r>
      <w:proofErr w:type="spellStart"/>
      <w:r w:rsidR="00A00A22">
        <w:t>разнообразни</w:t>
      </w:r>
      <w:proofErr w:type="spellEnd"/>
      <w:r w:rsidR="00A00A22">
        <w:t xml:space="preserve"> </w:t>
      </w:r>
      <w:proofErr w:type="spellStart"/>
      <w:r w:rsidR="00A00A22">
        <w:t>функционалности</w:t>
      </w:r>
      <w:proofErr w:type="spellEnd"/>
      <w:r w:rsidR="00A00A22">
        <w:t>;</w:t>
      </w:r>
    </w:p>
    <w:p w:rsidR="00E932F3" w:rsidRDefault="00E932F3" w:rsidP="00CF46B8">
      <w:pPr>
        <w:numPr>
          <w:ilvl w:val="0"/>
          <w:numId w:val="8"/>
        </w:numPr>
        <w:spacing w:after="240" w:line="276" w:lineRule="auto"/>
        <w:ind w:left="709" w:hanging="284"/>
        <w:jc w:val="both"/>
      </w:pPr>
      <w:r>
        <w:rPr>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Default="00A00A22" w:rsidP="00A00A22">
      <w:pPr>
        <w:spacing w:after="240" w:line="276" w:lineRule="auto"/>
        <w:ind w:left="709"/>
        <w:jc w:val="both"/>
      </w:pPr>
    </w:p>
    <w:p w:rsidR="00CF46B8" w:rsidRPr="00872F95" w:rsidRDefault="00CF46B8" w:rsidP="00CF46B8">
      <w:pPr>
        <w:ind w:left="709"/>
        <w:rPr>
          <w:b/>
        </w:rPr>
      </w:pPr>
      <w:proofErr w:type="spellStart"/>
      <w:r w:rsidRPr="00872F95">
        <w:rPr>
          <w:b/>
        </w:rPr>
        <w:t>Недостатъци</w:t>
      </w:r>
      <w:proofErr w:type="spellEnd"/>
      <w:r w:rsidRPr="00872F95">
        <w:rPr>
          <w:b/>
        </w:rPr>
        <w:t xml:space="preserve"> </w:t>
      </w:r>
      <w:proofErr w:type="spellStart"/>
      <w:r w:rsidRPr="00872F95">
        <w:rPr>
          <w:b/>
        </w:rPr>
        <w:t>на</w:t>
      </w:r>
      <w:proofErr w:type="spellEnd"/>
      <w:r w:rsidRPr="00872F95">
        <w:rPr>
          <w:b/>
        </w:rPr>
        <w:t xml:space="preserve"> </w:t>
      </w:r>
      <w:proofErr w:type="spellStart"/>
      <w:r w:rsidRPr="00872F95">
        <w:rPr>
          <w:b/>
        </w:rPr>
        <w:t>метода</w:t>
      </w:r>
      <w:proofErr w:type="spellEnd"/>
      <w:r w:rsidRPr="00872F95">
        <w:rPr>
          <w:b/>
        </w:rPr>
        <w:t xml:space="preserve"> "</w:t>
      </w:r>
      <w:proofErr w:type="spellStart"/>
      <w:r w:rsidRPr="00872F95">
        <w:rPr>
          <w:b/>
        </w:rPr>
        <w:t>Софтуерно</w:t>
      </w:r>
      <w:proofErr w:type="spellEnd"/>
      <w:r w:rsidRPr="00872F95">
        <w:rPr>
          <w:b/>
        </w:rPr>
        <w:t xml:space="preserve"> </w:t>
      </w:r>
      <w:proofErr w:type="spellStart"/>
      <w:r w:rsidRPr="00872F95">
        <w:rPr>
          <w:b/>
        </w:rPr>
        <w:t>приложение</w:t>
      </w:r>
      <w:proofErr w:type="spellEnd"/>
      <w:r w:rsidRPr="00872F95">
        <w:rPr>
          <w:b/>
        </w:rPr>
        <w:t>":</w:t>
      </w:r>
    </w:p>
    <w:p w:rsidR="00CF46B8" w:rsidRDefault="00CF46B8" w:rsidP="00CF46B8">
      <w:pPr>
        <w:numPr>
          <w:ilvl w:val="0"/>
          <w:numId w:val="9"/>
        </w:numPr>
        <w:spacing w:after="240" w:line="276" w:lineRule="auto"/>
        <w:ind w:left="709" w:hanging="284"/>
        <w:jc w:val="both"/>
      </w:pPr>
      <w:proofErr w:type="spellStart"/>
      <w:r>
        <w:t>Може</w:t>
      </w:r>
      <w:proofErr w:type="spellEnd"/>
      <w:r>
        <w:t xml:space="preserve"> </w:t>
      </w:r>
      <w:proofErr w:type="spellStart"/>
      <w:r>
        <w:t>да</w:t>
      </w:r>
      <w:proofErr w:type="spellEnd"/>
      <w:r>
        <w:t xml:space="preserve"> </w:t>
      </w:r>
      <w:proofErr w:type="spellStart"/>
      <w:r>
        <w:t>изисква</w:t>
      </w:r>
      <w:proofErr w:type="spellEnd"/>
      <w:r>
        <w:t xml:space="preserve"> </w:t>
      </w:r>
      <w:proofErr w:type="spellStart"/>
      <w:r>
        <w:t>такса</w:t>
      </w:r>
      <w:proofErr w:type="spellEnd"/>
      <w:r>
        <w:t xml:space="preserve"> </w:t>
      </w:r>
      <w:proofErr w:type="spellStart"/>
      <w:r>
        <w:t>за</w:t>
      </w:r>
      <w:proofErr w:type="spellEnd"/>
      <w:r>
        <w:t xml:space="preserve"> </w:t>
      </w:r>
      <w:proofErr w:type="spellStart"/>
      <w:r>
        <w:t>месечна</w:t>
      </w:r>
      <w:proofErr w:type="spellEnd"/>
      <w:r>
        <w:t>/</w:t>
      </w:r>
      <w:proofErr w:type="spellStart"/>
      <w:r>
        <w:t>годишна</w:t>
      </w:r>
      <w:proofErr w:type="spellEnd"/>
      <w:r>
        <w:t xml:space="preserve"> </w:t>
      </w:r>
      <w:proofErr w:type="spellStart"/>
      <w:r>
        <w:t>поддръжка</w:t>
      </w:r>
      <w:proofErr w:type="spellEnd"/>
      <w:r w:rsidR="00A00A22">
        <w:rPr>
          <w:lang w:val="bg-BG"/>
        </w:rPr>
        <w:t>;</w:t>
      </w:r>
    </w:p>
    <w:p w:rsidR="00CF46B8" w:rsidRDefault="00CF46B8" w:rsidP="00CF46B8">
      <w:pPr>
        <w:numPr>
          <w:ilvl w:val="0"/>
          <w:numId w:val="9"/>
        </w:numPr>
        <w:spacing w:after="240" w:line="276" w:lineRule="auto"/>
        <w:ind w:left="709" w:hanging="284"/>
        <w:jc w:val="both"/>
      </w:pPr>
      <w:proofErr w:type="spellStart"/>
      <w:r>
        <w:t>Ако</w:t>
      </w:r>
      <w:proofErr w:type="spellEnd"/>
      <w:r>
        <w:t xml:space="preserve"> е </w:t>
      </w:r>
      <w:proofErr w:type="spellStart"/>
      <w:r>
        <w:t>използван</w:t>
      </w:r>
      <w:proofErr w:type="spellEnd"/>
      <w:r>
        <w:t xml:space="preserve"> </w:t>
      </w:r>
      <w:proofErr w:type="spellStart"/>
      <w:r>
        <w:t>друг</w:t>
      </w:r>
      <w:proofErr w:type="spellEnd"/>
      <w:r>
        <w:t xml:space="preserve"> </w:t>
      </w:r>
      <w:proofErr w:type="spellStart"/>
      <w:r>
        <w:t>метод</w:t>
      </w:r>
      <w:proofErr w:type="spellEnd"/>
      <w:r>
        <w:t xml:space="preserve"> </w:t>
      </w:r>
      <w:proofErr w:type="spellStart"/>
      <w:r>
        <w:t>преди</w:t>
      </w:r>
      <w:proofErr w:type="spellEnd"/>
      <w:r>
        <w:t xml:space="preserve"> </w:t>
      </w:r>
      <w:proofErr w:type="spellStart"/>
      <w:r>
        <w:t>преминаването</w:t>
      </w:r>
      <w:proofErr w:type="spellEnd"/>
      <w:r>
        <w:t xml:space="preserve"> </w:t>
      </w:r>
      <w:proofErr w:type="spellStart"/>
      <w:r>
        <w:t>към</w:t>
      </w:r>
      <w:proofErr w:type="spellEnd"/>
      <w:r>
        <w:t xml:space="preserve"> </w:t>
      </w:r>
      <w:proofErr w:type="spellStart"/>
      <w:r>
        <w:t>използване</w:t>
      </w:r>
      <w:proofErr w:type="spellEnd"/>
      <w:r>
        <w:t xml:space="preserve"> </w:t>
      </w:r>
      <w:proofErr w:type="spellStart"/>
      <w:r>
        <w:t>на</w:t>
      </w:r>
      <w:proofErr w:type="spellEnd"/>
      <w:r>
        <w:t xml:space="preserve"> </w:t>
      </w:r>
      <w:proofErr w:type="spellStart"/>
      <w:r>
        <w:t>софтуерно</w:t>
      </w:r>
      <w:proofErr w:type="spellEnd"/>
      <w:r>
        <w:t xml:space="preserve"> </w:t>
      </w:r>
      <w:proofErr w:type="spellStart"/>
      <w:r>
        <w:t>приложение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не</w:t>
      </w:r>
      <w:proofErr w:type="spellEnd"/>
      <w:r>
        <w:t xml:space="preserve"> е </w:t>
      </w:r>
      <w:proofErr w:type="spellStart"/>
      <w:r>
        <w:t>много</w:t>
      </w:r>
      <w:proofErr w:type="spellEnd"/>
      <w:r>
        <w:t xml:space="preserve"> </w:t>
      </w:r>
      <w:proofErr w:type="spellStart"/>
      <w:r>
        <w:t>лесно</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прехвърли</w:t>
      </w:r>
      <w:proofErr w:type="spellEnd"/>
      <w:r>
        <w:t xml:space="preserve"> </w:t>
      </w:r>
      <w:proofErr w:type="spellStart"/>
      <w:r>
        <w:t>информацията</w:t>
      </w:r>
      <w:proofErr w:type="spellEnd"/>
      <w:r>
        <w:t xml:space="preserve"> и е </w:t>
      </w:r>
      <w:proofErr w:type="spellStart"/>
      <w:r>
        <w:t>вероятно</w:t>
      </w:r>
      <w:proofErr w:type="spellEnd"/>
      <w:r>
        <w:t xml:space="preserve"> </w:t>
      </w:r>
      <w:proofErr w:type="spellStart"/>
      <w:r>
        <w:t>да</w:t>
      </w:r>
      <w:proofErr w:type="spellEnd"/>
      <w:r>
        <w:t xml:space="preserve"> </w:t>
      </w:r>
      <w:proofErr w:type="spellStart"/>
      <w:r>
        <w:t>отнеме</w:t>
      </w:r>
      <w:proofErr w:type="spellEnd"/>
      <w:r>
        <w:t xml:space="preserve"> </w:t>
      </w:r>
      <w:proofErr w:type="spellStart"/>
      <w:r>
        <w:t>време</w:t>
      </w:r>
      <w:proofErr w:type="spellEnd"/>
      <w:r w:rsidR="00A00A22">
        <w:rPr>
          <w:lang w:val="bg-BG"/>
        </w:rPr>
        <w:t>;</w:t>
      </w:r>
    </w:p>
    <w:p w:rsidR="00CF46B8" w:rsidRPr="00EC4398" w:rsidRDefault="00CF46B8" w:rsidP="00CF46B8">
      <w:pPr>
        <w:numPr>
          <w:ilvl w:val="0"/>
          <w:numId w:val="9"/>
        </w:numPr>
        <w:spacing w:after="240" w:line="276" w:lineRule="auto"/>
        <w:ind w:left="709" w:hanging="284"/>
        <w:jc w:val="both"/>
      </w:pPr>
      <w:proofErr w:type="spellStart"/>
      <w:r>
        <w:t>За</w:t>
      </w:r>
      <w:proofErr w:type="spellEnd"/>
      <w:r>
        <w:t xml:space="preserve"> </w:t>
      </w:r>
      <w:proofErr w:type="spellStart"/>
      <w:r>
        <w:t>някои</w:t>
      </w:r>
      <w:proofErr w:type="spellEnd"/>
      <w:r>
        <w:t xml:space="preserve"> </w:t>
      </w:r>
      <w:proofErr w:type="spellStart"/>
      <w:r>
        <w:t>приложения</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са</w:t>
      </w:r>
      <w:proofErr w:type="spellEnd"/>
      <w:r>
        <w:t xml:space="preserve"> </w:t>
      </w:r>
      <w:proofErr w:type="spellStart"/>
      <w:r>
        <w:t>нужни</w:t>
      </w:r>
      <w:proofErr w:type="spellEnd"/>
      <w:r>
        <w:t xml:space="preserve"> </w:t>
      </w:r>
      <w:proofErr w:type="spellStart"/>
      <w:r>
        <w:t>по-задълбочени</w:t>
      </w:r>
      <w:proofErr w:type="spellEnd"/>
      <w:r>
        <w:t xml:space="preserve"> </w:t>
      </w:r>
      <w:proofErr w:type="spellStart"/>
      <w:r>
        <w:t>познания</w:t>
      </w:r>
      <w:proofErr w:type="spellEnd"/>
      <w:r>
        <w:t xml:space="preserve"> в </w:t>
      </w:r>
      <w:proofErr w:type="spellStart"/>
      <w:r>
        <w:t>сферата</w:t>
      </w:r>
      <w:proofErr w:type="spellEnd"/>
      <w:r>
        <w:t xml:space="preserve"> </w:t>
      </w:r>
      <w:proofErr w:type="spellStart"/>
      <w:r>
        <w:t>на</w:t>
      </w:r>
      <w:proofErr w:type="spellEnd"/>
      <w:r>
        <w:t xml:space="preserve"> </w:t>
      </w:r>
      <w:proofErr w:type="spellStart"/>
      <w:r>
        <w:t>компютърната</w:t>
      </w:r>
      <w:proofErr w:type="spellEnd"/>
      <w:r>
        <w:t xml:space="preserve"> </w:t>
      </w:r>
      <w:proofErr w:type="spellStart"/>
      <w:r>
        <w:t>грамотност</w:t>
      </w:r>
      <w:proofErr w:type="spellEnd"/>
      <w:r w:rsidR="00A00A22">
        <w:rPr>
          <w:lang w:val="bg-BG"/>
        </w:rPr>
        <w:t>;</w:t>
      </w:r>
    </w:p>
    <w:p w:rsidR="00EC4398" w:rsidRPr="0003790F" w:rsidRDefault="00EC4398" w:rsidP="00CF46B8">
      <w:pPr>
        <w:numPr>
          <w:ilvl w:val="0"/>
          <w:numId w:val="9"/>
        </w:numPr>
        <w:spacing w:after="240" w:line="276" w:lineRule="auto"/>
        <w:ind w:left="709" w:hanging="284"/>
        <w:jc w:val="both"/>
      </w:pPr>
      <w:r>
        <w:rPr>
          <w:lang w:val="bg-BG"/>
        </w:rPr>
        <w:t>Използването на уеб приложение изисква достъп до интернет;</w:t>
      </w:r>
    </w:p>
    <w:p w:rsidR="0003790F" w:rsidRDefault="0003790F" w:rsidP="0003790F">
      <w:pPr>
        <w:numPr>
          <w:ilvl w:val="0"/>
          <w:numId w:val="9"/>
        </w:numPr>
        <w:spacing w:after="240" w:line="276" w:lineRule="auto"/>
        <w:ind w:left="709" w:hanging="284"/>
        <w:jc w:val="both"/>
        <w:rPr>
          <w:lang w:val="bg-BG"/>
        </w:rPr>
      </w:pPr>
      <w:r w:rsidRPr="0003790F">
        <w:rPr>
          <w:lang w:val="bg-BG"/>
        </w:rPr>
        <w:t>Зависимост от хардуера – батерията може да падне или дори устройството може да се счупи в неподходящ момент;</w:t>
      </w:r>
    </w:p>
    <w:p w:rsidR="00A65F0F" w:rsidRDefault="00A65F0F" w:rsidP="00A65F0F">
      <w:pPr>
        <w:spacing w:after="240" w:line="276" w:lineRule="auto"/>
        <w:jc w:val="both"/>
        <w:rPr>
          <w:lang w:val="bg-BG"/>
        </w:rPr>
      </w:pPr>
    </w:p>
    <w:p w:rsidR="00A65F0F" w:rsidRDefault="00A65F0F" w:rsidP="00A65F0F">
      <w:pPr>
        <w:spacing w:after="240" w:line="276" w:lineRule="auto"/>
        <w:jc w:val="both"/>
        <w:rPr>
          <w:lang w:val="bg-BG"/>
        </w:rPr>
      </w:pPr>
    </w:p>
    <w:p w:rsidR="00A65F0F" w:rsidRDefault="00A65F0F" w:rsidP="00A65F0F">
      <w:pPr>
        <w:pStyle w:val="Heading2"/>
        <w:spacing w:before="360"/>
        <w:ind w:left="709" w:hanging="709"/>
      </w:pPr>
      <w:bookmarkStart w:id="14" w:name="_Ref451344994"/>
      <w:bookmarkStart w:id="15" w:name="_Ref451344998"/>
      <w:bookmarkStart w:id="16" w:name="_Ref451345007"/>
      <w:bookmarkStart w:id="17" w:name="_Toc453015792"/>
      <w:r>
        <w:t>С</w:t>
      </w:r>
      <w:r w:rsidRPr="00A06601">
        <w:t>ъществуващи софтуерни решения</w:t>
      </w:r>
      <w:bookmarkEnd w:id="14"/>
      <w:bookmarkEnd w:id="15"/>
      <w:bookmarkEnd w:id="16"/>
      <w:bookmarkEnd w:id="17"/>
    </w:p>
    <w:p w:rsidR="00A65F0F" w:rsidRPr="00A828B4" w:rsidRDefault="00A828B4" w:rsidP="00A65F0F">
      <w:pPr>
        <w:rPr>
          <w:lang w:val="bg-BG"/>
        </w:rPr>
      </w:pPr>
      <w:r>
        <w:rPr>
          <w:lang w:val="bg-BG"/>
        </w:rPr>
        <w:t>Съществуват много и разнообразни софтуерни решения за планиране на пътешествия</w:t>
      </w:r>
      <w:r w:rsidR="00525887">
        <w:rPr>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65F0F" w:rsidRDefault="00525887" w:rsidP="00A65F0F">
      <w:pPr>
        <w:pStyle w:val="Heading3"/>
        <w:rPr>
          <w:i/>
          <w:lang w:val="en-US"/>
        </w:rPr>
      </w:pPr>
      <w:r>
        <w:rPr>
          <w:i/>
          <w:lang w:val="en-US"/>
        </w:rPr>
        <w:t>TripAdvisor</w:t>
      </w:r>
    </w:p>
    <w:p w:rsidR="00525887" w:rsidRPr="00525887" w:rsidRDefault="00525887" w:rsidP="00525887"/>
    <w:p w:rsidR="00525887" w:rsidRDefault="00BB3F73" w:rsidP="00525887">
      <w:hyperlink r:id="rId6" w:history="1">
        <w:r w:rsidR="00525887" w:rsidRPr="001A5CAD">
          <w:rPr>
            <w:rStyle w:val="Hyperlink"/>
          </w:rPr>
          <w:t>https://www.tripadvisor.com/</w:t>
        </w:r>
      </w:hyperlink>
    </w:p>
    <w:p w:rsidR="00525887" w:rsidRDefault="00525887" w:rsidP="00525887"/>
    <w:p w:rsidR="00173EF9" w:rsidRPr="00483332" w:rsidRDefault="00173EF9" w:rsidP="00483332">
      <w:proofErr w:type="spellStart"/>
      <w:r w:rsidRPr="00483332">
        <w:t>TripAdvisor</w:t>
      </w:r>
      <w:proofErr w:type="spellEnd"/>
      <w:r w:rsidRPr="00483332">
        <w:t xml:space="preserve"> </w:t>
      </w:r>
      <w:r w:rsidR="00525887" w:rsidRPr="00483332">
        <w:t xml:space="preserve">е </w:t>
      </w:r>
      <w:proofErr w:type="spellStart"/>
      <w:r w:rsidR="00525887" w:rsidRPr="00483332">
        <w:t>създаден</w:t>
      </w:r>
      <w:proofErr w:type="spellEnd"/>
      <w:r w:rsidR="00525887" w:rsidRPr="00483332">
        <w:t xml:space="preserve"> </w:t>
      </w:r>
      <w:proofErr w:type="spellStart"/>
      <w:r w:rsidR="00525887" w:rsidRPr="00483332">
        <w:t>през</w:t>
      </w:r>
      <w:proofErr w:type="spellEnd"/>
      <w:r w:rsidR="00525887" w:rsidRPr="00483332">
        <w:t xml:space="preserve"> 2000 г. и </w:t>
      </w:r>
      <w:proofErr w:type="spellStart"/>
      <w:r w:rsidR="00525887" w:rsidRPr="00483332">
        <w:t>днес</w:t>
      </w:r>
      <w:proofErr w:type="spellEnd"/>
      <w:r w:rsidR="00525887" w:rsidRPr="00483332">
        <w:t xml:space="preserve"> </w:t>
      </w:r>
      <w:proofErr w:type="spellStart"/>
      <w:r w:rsidR="00525887" w:rsidRPr="00483332">
        <w:t>представлява</w:t>
      </w:r>
      <w:proofErr w:type="spellEnd"/>
      <w:r w:rsidR="00525887" w:rsidRPr="00483332">
        <w:t xml:space="preserve"> </w:t>
      </w:r>
      <w:proofErr w:type="spellStart"/>
      <w:r w:rsidR="00525887" w:rsidRPr="00483332">
        <w:t>най-голямата</w:t>
      </w:r>
      <w:proofErr w:type="spellEnd"/>
      <w:r w:rsidR="00525887" w:rsidRPr="00483332">
        <w:t xml:space="preserve"> </w:t>
      </w:r>
      <w:proofErr w:type="spellStart"/>
      <w:r w:rsidR="00525887" w:rsidRPr="00483332">
        <w:t>колекция</w:t>
      </w:r>
      <w:proofErr w:type="spellEnd"/>
      <w:r w:rsidR="00525887" w:rsidRPr="00483332">
        <w:t xml:space="preserve"> </w:t>
      </w:r>
      <w:proofErr w:type="spellStart"/>
      <w:r w:rsidR="00525887" w:rsidRPr="00483332">
        <w:t>от</w:t>
      </w:r>
      <w:proofErr w:type="spellEnd"/>
      <w:r w:rsidR="00525887" w:rsidRPr="00483332">
        <w:t xml:space="preserve"> </w:t>
      </w:r>
      <w:proofErr w:type="spellStart"/>
      <w:r w:rsidR="00525887" w:rsidRPr="00483332">
        <w:t>ревюта</w:t>
      </w:r>
      <w:proofErr w:type="spellEnd"/>
      <w:r w:rsidR="00525887" w:rsidRPr="00483332">
        <w:t xml:space="preserve"> </w:t>
      </w:r>
      <w:proofErr w:type="spellStart"/>
      <w:r w:rsidR="00525887" w:rsidRPr="00483332">
        <w:t>на</w:t>
      </w:r>
      <w:proofErr w:type="spellEnd"/>
      <w:r w:rsidR="00525887" w:rsidRPr="00483332">
        <w:t> </w:t>
      </w:r>
      <w:proofErr w:type="spellStart"/>
      <w:r w:rsidR="00525887" w:rsidRPr="00483332">
        <w:t>пътешественици</w:t>
      </w:r>
      <w:proofErr w:type="spellEnd"/>
      <w:r w:rsidR="00525887" w:rsidRPr="00483332">
        <w:t xml:space="preserve"> </w:t>
      </w:r>
      <w:proofErr w:type="spellStart"/>
      <w:r w:rsidR="00525887" w:rsidRPr="00483332">
        <w:t>за</w:t>
      </w:r>
      <w:proofErr w:type="spellEnd"/>
      <w:r w:rsidR="00525887" w:rsidRPr="00483332">
        <w:t xml:space="preserve"> </w:t>
      </w:r>
      <w:proofErr w:type="spellStart"/>
      <w:r w:rsidR="00525887" w:rsidRPr="00483332">
        <w:t>дестинации</w:t>
      </w:r>
      <w:proofErr w:type="spellEnd"/>
      <w:r w:rsidR="00525887" w:rsidRPr="00483332">
        <w:t xml:space="preserve">, </w:t>
      </w:r>
      <w:proofErr w:type="spellStart"/>
      <w:r w:rsidR="00525887" w:rsidRPr="00483332">
        <w:t>хотели</w:t>
      </w:r>
      <w:proofErr w:type="spellEnd"/>
      <w:r w:rsidR="00525887" w:rsidRPr="00483332">
        <w:t xml:space="preserve">, </w:t>
      </w:r>
      <w:proofErr w:type="spellStart"/>
      <w:r w:rsidR="00525887" w:rsidRPr="00483332">
        <w:t>ресторанти</w:t>
      </w:r>
      <w:proofErr w:type="spellEnd"/>
      <w:r w:rsidR="00525887" w:rsidRPr="00483332">
        <w:t xml:space="preserve">, </w:t>
      </w:r>
      <w:proofErr w:type="spellStart"/>
      <w:r w:rsidR="00525887" w:rsidRPr="00483332">
        <w:t>забележителности</w:t>
      </w:r>
      <w:proofErr w:type="spellEnd"/>
      <w:r w:rsidR="00525887" w:rsidRPr="00483332">
        <w:t xml:space="preserve">, </w:t>
      </w:r>
      <w:proofErr w:type="spellStart"/>
      <w:r w:rsidR="00525887" w:rsidRPr="00483332">
        <w:t>неща</w:t>
      </w:r>
      <w:proofErr w:type="spellEnd"/>
      <w:r w:rsidR="00525887" w:rsidRPr="00483332">
        <w:t xml:space="preserve"> </w:t>
      </w:r>
      <w:proofErr w:type="spellStart"/>
      <w:r w:rsidR="00525887" w:rsidRPr="00483332">
        <w:t>за</w:t>
      </w:r>
      <w:proofErr w:type="spellEnd"/>
      <w:r w:rsidR="00525887" w:rsidRPr="00483332">
        <w:t xml:space="preserve"> </w:t>
      </w:r>
      <w:proofErr w:type="spellStart"/>
      <w:r w:rsidR="00525887" w:rsidRPr="00483332">
        <w:t>правене</w:t>
      </w:r>
      <w:proofErr w:type="spellEnd"/>
      <w:r w:rsidR="00525887" w:rsidRPr="00483332">
        <w:t xml:space="preserve"> и </w:t>
      </w:r>
      <w:proofErr w:type="spellStart"/>
      <w:r w:rsidR="00525887" w:rsidRPr="00483332">
        <w:t>много</w:t>
      </w:r>
      <w:proofErr w:type="spellEnd"/>
      <w:r w:rsidR="00525887" w:rsidRPr="00483332">
        <w:t xml:space="preserve"> </w:t>
      </w:r>
      <w:proofErr w:type="spellStart"/>
      <w:r w:rsidR="00525887" w:rsidRPr="00483332">
        <w:t>други</w:t>
      </w:r>
      <w:proofErr w:type="spellEnd"/>
      <w:r w:rsidR="00525887" w:rsidRPr="00483332">
        <w:t>. </w:t>
      </w:r>
      <w:proofErr w:type="spellStart"/>
      <w:r w:rsidRPr="00483332">
        <w:t>След</w:t>
      </w:r>
      <w:proofErr w:type="spellEnd"/>
      <w:r w:rsidRPr="00483332">
        <w:t xml:space="preserve"> </w:t>
      </w:r>
      <w:proofErr w:type="spellStart"/>
      <w:r w:rsidRPr="00483332">
        <w:t>като</w:t>
      </w:r>
      <w:proofErr w:type="spellEnd"/>
      <w:r w:rsidRPr="00483332">
        <w:t xml:space="preserve"> </w:t>
      </w:r>
      <w:proofErr w:type="spellStart"/>
      <w:r w:rsidRPr="00483332">
        <w:t>дестинацията</w:t>
      </w:r>
      <w:proofErr w:type="spellEnd"/>
      <w:r w:rsidRPr="00483332">
        <w:t xml:space="preserve"> е </w:t>
      </w:r>
      <w:proofErr w:type="spellStart"/>
      <w:r w:rsidRPr="00483332">
        <w:t>избрана</w:t>
      </w:r>
      <w:proofErr w:type="spellEnd"/>
      <w:r w:rsidRPr="00483332">
        <w:t xml:space="preserve"> (</w:t>
      </w:r>
      <w:proofErr w:type="spellStart"/>
      <w:r w:rsidRPr="00483332">
        <w:t>или</w:t>
      </w:r>
      <w:proofErr w:type="spellEnd"/>
      <w:r w:rsidRPr="00483332">
        <w:t xml:space="preserve"> е </w:t>
      </w:r>
      <w:proofErr w:type="spellStart"/>
      <w:r w:rsidRPr="00483332">
        <w:t>налице</w:t>
      </w:r>
      <w:proofErr w:type="spellEnd"/>
      <w:r w:rsidRPr="00483332">
        <w:t xml:space="preserve"> </w:t>
      </w:r>
      <w:proofErr w:type="spellStart"/>
      <w:r w:rsidRPr="00483332">
        <w:t>колебание</w:t>
      </w:r>
      <w:proofErr w:type="spellEnd"/>
      <w:r w:rsidRPr="00483332">
        <w:t xml:space="preserve"> </w:t>
      </w:r>
      <w:proofErr w:type="spellStart"/>
      <w:r w:rsidRPr="00483332">
        <w:t>между</w:t>
      </w:r>
      <w:proofErr w:type="spellEnd"/>
      <w:r w:rsidRPr="00483332">
        <w:t xml:space="preserve"> </w:t>
      </w:r>
      <w:proofErr w:type="spellStart"/>
      <w:r w:rsidRPr="00483332">
        <w:t>няколко</w:t>
      </w:r>
      <w:proofErr w:type="spellEnd"/>
      <w:r w:rsidRPr="00483332">
        <w:t xml:space="preserve">), </w:t>
      </w:r>
      <w:proofErr w:type="spellStart"/>
      <w:r w:rsidRPr="00483332">
        <w:t>доста</w:t>
      </w:r>
      <w:proofErr w:type="spellEnd"/>
      <w:r w:rsidRPr="00483332">
        <w:t xml:space="preserve"> </w:t>
      </w:r>
      <w:proofErr w:type="spellStart"/>
      <w:r w:rsidRPr="00483332">
        <w:t>лесно</w:t>
      </w:r>
      <w:proofErr w:type="spellEnd"/>
      <w:r w:rsidRPr="00483332">
        <w:t xml:space="preserve"> </w:t>
      </w:r>
      <w:proofErr w:type="spellStart"/>
      <w:r w:rsidRPr="00483332">
        <w:t>може</w:t>
      </w:r>
      <w:proofErr w:type="spellEnd"/>
      <w:r w:rsidRPr="00483332">
        <w:t xml:space="preserve"> </w:t>
      </w:r>
      <w:proofErr w:type="spellStart"/>
      <w:r w:rsidRPr="00483332">
        <w:t>да</w:t>
      </w:r>
      <w:proofErr w:type="spellEnd"/>
      <w:r w:rsidRPr="00483332">
        <w:t xml:space="preserve"> </w:t>
      </w:r>
      <w:proofErr w:type="spellStart"/>
      <w:r w:rsidRPr="00483332">
        <w:t>се</w:t>
      </w:r>
      <w:proofErr w:type="spellEnd"/>
      <w:r w:rsidRPr="00483332">
        <w:t xml:space="preserve"> </w:t>
      </w:r>
      <w:proofErr w:type="spellStart"/>
      <w:r w:rsidRPr="00483332">
        <w:t>прочете</w:t>
      </w:r>
      <w:proofErr w:type="spellEnd"/>
      <w:r w:rsidRPr="00483332">
        <w:t xml:space="preserve"> </w:t>
      </w:r>
      <w:proofErr w:type="spellStart"/>
      <w:r w:rsidRPr="00483332">
        <w:t>ценна</w:t>
      </w:r>
      <w:proofErr w:type="spellEnd"/>
      <w:r w:rsidRPr="00483332">
        <w:t xml:space="preserve"> и </w:t>
      </w:r>
      <w:proofErr w:type="spellStart"/>
      <w:r w:rsidRPr="00483332">
        <w:t>интересна</w:t>
      </w:r>
      <w:proofErr w:type="spellEnd"/>
      <w:r w:rsidRPr="00483332">
        <w:t xml:space="preserve"> </w:t>
      </w:r>
      <w:proofErr w:type="spellStart"/>
      <w:r w:rsidRPr="00483332">
        <w:t>информация</w:t>
      </w:r>
      <w:proofErr w:type="spellEnd"/>
      <w:r w:rsidRPr="00483332">
        <w:t xml:space="preserve"> </w:t>
      </w:r>
      <w:proofErr w:type="spellStart"/>
      <w:r w:rsidRPr="00483332">
        <w:t>за</w:t>
      </w:r>
      <w:proofErr w:type="spellEnd"/>
      <w:r w:rsidRPr="00483332">
        <w:t xml:space="preserve"> </w:t>
      </w:r>
      <w:proofErr w:type="spellStart"/>
      <w:r w:rsidRPr="00483332">
        <w:t>нея</w:t>
      </w:r>
      <w:proofErr w:type="spellEnd"/>
      <w:r w:rsidRPr="00483332">
        <w:t xml:space="preserve"> в TripAdvisor.</w:t>
      </w:r>
    </w:p>
    <w:p w:rsidR="00173EF9" w:rsidRPr="00F7458F" w:rsidRDefault="00173EF9" w:rsidP="00F7458F">
      <w:pPr>
        <w:pStyle w:val="ListParagraph"/>
        <w:numPr>
          <w:ilvl w:val="0"/>
          <w:numId w:val="12"/>
        </w:numPr>
        <w:rPr>
          <w:rFonts w:asciiTheme="minorHAnsi" w:eastAsiaTheme="minorHAnsi" w:hAnsiTheme="minorHAnsi" w:cstheme="minorBidi"/>
          <w:sz w:val="22"/>
          <w:lang w:val="en-US"/>
        </w:rPr>
      </w:pPr>
      <w:r w:rsidRPr="00F7458F">
        <w:rPr>
          <w:rFonts w:asciiTheme="minorHAnsi" w:eastAsiaTheme="minorHAnsi" w:hAnsiTheme="minorHAnsi" w:cstheme="minorBidi"/>
          <w:sz w:val="22"/>
          <w:lang w:val="en-US"/>
        </w:rPr>
        <w:t>В него може да се намерят и много удобни търсачки за хотели, апартаменти под наем и полети, които ще препратят към съответно най-изгодния сайт за резервация;</w:t>
      </w:r>
    </w:p>
    <w:p w:rsidR="00755537" w:rsidRPr="00F7458F" w:rsidRDefault="00755537" w:rsidP="00DD360C">
      <w:pPr>
        <w:pStyle w:val="ListParagraph"/>
        <w:ind w:firstLine="0"/>
        <w:rPr>
          <w:rFonts w:asciiTheme="minorHAnsi" w:eastAsiaTheme="minorHAnsi" w:hAnsiTheme="minorHAnsi" w:cstheme="minorBidi"/>
          <w:sz w:val="22"/>
          <w:lang w:val="en-US"/>
        </w:rPr>
      </w:pPr>
    </w:p>
    <w:p w:rsidR="00173EF9" w:rsidRPr="00F7458F" w:rsidRDefault="00755537" w:rsidP="00F7458F">
      <w:pPr>
        <w:pStyle w:val="ListParagraph"/>
        <w:numPr>
          <w:ilvl w:val="0"/>
          <w:numId w:val="12"/>
        </w:numPr>
        <w:rPr>
          <w:rFonts w:asciiTheme="minorHAnsi" w:eastAsiaTheme="minorHAnsi" w:hAnsiTheme="minorHAnsi" w:cstheme="minorBidi"/>
          <w:sz w:val="22"/>
          <w:lang w:val="en-US"/>
        </w:rPr>
      </w:pPr>
      <w:r w:rsidRPr="00F7458F">
        <w:rPr>
          <w:rFonts w:asciiTheme="minorHAnsi" w:eastAsiaTheme="minorHAnsi" w:hAnsiTheme="minorHAnsi" w:cstheme="minorBidi"/>
          <w:sz w:val="22"/>
          <w:lang w:val="en-US"/>
        </w:rPr>
        <w:t>Само с няколко клика могат да се намерят описания, класации и мнения на забележителностите, ресторантите и нещата, които могат да се правят в определен град или държава;</w:t>
      </w:r>
    </w:p>
    <w:p w:rsidR="00E05962" w:rsidRPr="00DD360C" w:rsidRDefault="00E05962" w:rsidP="00DD360C"/>
    <w:p w:rsidR="00E05962" w:rsidRPr="00F7458F" w:rsidRDefault="00E05962" w:rsidP="00F7458F">
      <w:pPr>
        <w:pStyle w:val="ListParagraph"/>
        <w:numPr>
          <w:ilvl w:val="0"/>
          <w:numId w:val="12"/>
        </w:numPr>
        <w:rPr>
          <w:rFonts w:asciiTheme="minorHAnsi" w:eastAsiaTheme="minorHAnsi" w:hAnsiTheme="minorHAnsi" w:cstheme="minorBidi"/>
          <w:sz w:val="22"/>
          <w:lang w:val="en-US"/>
        </w:rPr>
      </w:pPr>
      <w:r w:rsidRPr="00F7458F">
        <w:rPr>
          <w:rFonts w:asciiTheme="minorHAnsi" w:eastAsiaTheme="minorHAnsi" w:hAnsiTheme="minorHAnsi" w:cstheme="minorBidi"/>
          <w:sz w:val="22"/>
          <w:lang w:val="en-US"/>
        </w:rPr>
        <w:t xml:space="preserve">Много бързо може да се разбере какво е качеството на услугата, която даден хотел предлага. TripAdvisor показва броя на гостите оставили ревюта, както и техния профил (“Семейства”, “Двойки”, “Индивидуални” или “Бизнес”). От тази информация можем да се разбере дали хотела е подходящ за желаните  цели (семейна почивка, </w:t>
      </w:r>
      <w:proofErr w:type="spellStart"/>
      <w:r w:rsidRPr="00F7458F">
        <w:rPr>
          <w:rFonts w:asciiTheme="minorHAnsi" w:eastAsiaTheme="minorHAnsi" w:hAnsiTheme="minorHAnsi" w:cstheme="minorBidi"/>
          <w:sz w:val="22"/>
          <w:lang w:val="en-US"/>
        </w:rPr>
        <w:t>романтичен</w:t>
      </w:r>
      <w:proofErr w:type="spellEnd"/>
      <w:r w:rsidRPr="00F7458F">
        <w:rPr>
          <w:rFonts w:asciiTheme="minorHAnsi" w:eastAsiaTheme="minorHAnsi" w:hAnsiTheme="minorHAnsi" w:cstheme="minorBidi"/>
          <w:sz w:val="22"/>
          <w:lang w:val="en-US"/>
        </w:rPr>
        <w:t xml:space="preserve"> </w:t>
      </w:r>
      <w:proofErr w:type="spellStart"/>
      <w:r w:rsidRPr="00F7458F">
        <w:rPr>
          <w:rFonts w:asciiTheme="minorHAnsi" w:eastAsiaTheme="minorHAnsi" w:hAnsiTheme="minorHAnsi" w:cstheme="minorBidi"/>
          <w:sz w:val="22"/>
          <w:lang w:val="en-US"/>
        </w:rPr>
        <w:t>уикенд</w:t>
      </w:r>
      <w:proofErr w:type="spellEnd"/>
      <w:r w:rsidRPr="00F7458F">
        <w:rPr>
          <w:rFonts w:asciiTheme="minorHAnsi" w:eastAsiaTheme="minorHAnsi" w:hAnsiTheme="minorHAnsi" w:cstheme="minorBidi"/>
          <w:sz w:val="22"/>
          <w:lang w:val="en-US"/>
        </w:rPr>
        <w:t xml:space="preserve">, </w:t>
      </w:r>
      <w:proofErr w:type="spellStart"/>
      <w:r w:rsidRPr="00F7458F">
        <w:rPr>
          <w:rFonts w:asciiTheme="minorHAnsi" w:eastAsiaTheme="minorHAnsi" w:hAnsiTheme="minorHAnsi" w:cstheme="minorBidi"/>
          <w:sz w:val="22"/>
          <w:lang w:val="en-US"/>
        </w:rPr>
        <w:t>командировка</w:t>
      </w:r>
      <w:proofErr w:type="spellEnd"/>
      <w:r w:rsidRPr="00F7458F">
        <w:rPr>
          <w:rFonts w:asciiTheme="minorHAnsi" w:eastAsiaTheme="minorHAnsi" w:hAnsiTheme="minorHAnsi" w:cstheme="minorBidi"/>
          <w:sz w:val="22"/>
          <w:lang w:val="en-US"/>
        </w:rPr>
        <w:t xml:space="preserve"> </w:t>
      </w:r>
      <w:proofErr w:type="spellStart"/>
      <w:r w:rsidRPr="00F7458F">
        <w:rPr>
          <w:rFonts w:asciiTheme="minorHAnsi" w:eastAsiaTheme="minorHAnsi" w:hAnsiTheme="minorHAnsi" w:cstheme="minorBidi"/>
          <w:sz w:val="22"/>
          <w:lang w:val="en-US"/>
        </w:rPr>
        <w:t>от</w:t>
      </w:r>
      <w:proofErr w:type="spellEnd"/>
      <w:r w:rsidRPr="00F7458F">
        <w:rPr>
          <w:rFonts w:asciiTheme="minorHAnsi" w:eastAsiaTheme="minorHAnsi" w:hAnsiTheme="minorHAnsi" w:cstheme="minorBidi"/>
          <w:sz w:val="22"/>
          <w:lang w:val="en-US"/>
        </w:rPr>
        <w:t xml:space="preserve"> </w:t>
      </w:r>
      <w:proofErr w:type="spellStart"/>
      <w:r w:rsidRPr="00F7458F">
        <w:rPr>
          <w:rFonts w:asciiTheme="minorHAnsi" w:eastAsiaTheme="minorHAnsi" w:hAnsiTheme="minorHAnsi" w:cstheme="minorBidi"/>
          <w:sz w:val="22"/>
          <w:lang w:val="en-US"/>
        </w:rPr>
        <w:t>работа</w:t>
      </w:r>
      <w:proofErr w:type="spellEnd"/>
      <w:r w:rsidRPr="00F7458F">
        <w:rPr>
          <w:rFonts w:asciiTheme="minorHAnsi" w:eastAsiaTheme="minorHAnsi" w:hAnsiTheme="minorHAnsi" w:cstheme="minorBidi"/>
          <w:sz w:val="22"/>
          <w:lang w:val="en-US"/>
        </w:rPr>
        <w:t xml:space="preserve">, и </w:t>
      </w:r>
      <w:proofErr w:type="spellStart"/>
      <w:r w:rsidRPr="00F7458F">
        <w:rPr>
          <w:rFonts w:asciiTheme="minorHAnsi" w:eastAsiaTheme="minorHAnsi" w:hAnsiTheme="minorHAnsi" w:cstheme="minorBidi"/>
          <w:sz w:val="22"/>
          <w:lang w:val="en-US"/>
        </w:rPr>
        <w:t>тн</w:t>
      </w:r>
      <w:proofErr w:type="spellEnd"/>
      <w:r w:rsidRPr="00F7458F">
        <w:rPr>
          <w:rFonts w:asciiTheme="minorHAnsi" w:eastAsiaTheme="minorHAnsi" w:hAnsiTheme="minorHAnsi" w:cstheme="minorBidi"/>
          <w:sz w:val="22"/>
          <w:lang w:val="en-US"/>
        </w:rPr>
        <w:t xml:space="preserve">.) Също така, на първия панел има и илюстрирана  скала с броя на посетители, които са определили престоя си като съответно “Отличен”, “Много добър”, “Среден”, “Лош” или “Ужасен”, както и по-подробна разбивка на оценките (от 1 до 5) съответно за “Местоположението”, “Качество на спане”, “Стаи”, “Услуги”, “Стойност” и “Чистота”. </w:t>
      </w:r>
    </w:p>
    <w:p w:rsidR="0074343A" w:rsidRPr="00F7458F" w:rsidRDefault="0074343A" w:rsidP="00DD360C">
      <w:pPr>
        <w:pStyle w:val="ListParagraph"/>
        <w:ind w:firstLine="0"/>
        <w:rPr>
          <w:rFonts w:asciiTheme="minorHAnsi" w:eastAsiaTheme="minorHAnsi" w:hAnsiTheme="minorHAnsi" w:cstheme="minorBidi"/>
          <w:sz w:val="22"/>
          <w:lang w:val="en-US"/>
        </w:rPr>
      </w:pPr>
    </w:p>
    <w:p w:rsidR="00035DD5" w:rsidRPr="00F7458F" w:rsidRDefault="00035DD5" w:rsidP="00DD360C">
      <w:pPr>
        <w:pStyle w:val="ListParagraph"/>
        <w:ind w:firstLine="0"/>
        <w:rPr>
          <w:rFonts w:asciiTheme="minorHAnsi" w:eastAsiaTheme="minorHAnsi" w:hAnsiTheme="minorHAnsi" w:cstheme="minorBidi"/>
          <w:sz w:val="22"/>
          <w:lang w:val="en-US"/>
        </w:rPr>
      </w:pPr>
    </w:p>
    <w:p w:rsidR="00035DD5" w:rsidRPr="00F7458F" w:rsidRDefault="00035DD5" w:rsidP="00DD360C">
      <w:pPr>
        <w:pStyle w:val="ListParagraph"/>
        <w:ind w:firstLine="0"/>
        <w:rPr>
          <w:rFonts w:asciiTheme="minorHAnsi" w:eastAsiaTheme="minorHAnsi" w:hAnsiTheme="minorHAnsi" w:cstheme="minorBidi"/>
          <w:sz w:val="22"/>
          <w:lang w:val="en-US"/>
        </w:rPr>
      </w:pPr>
      <w:r w:rsidRPr="00F7458F">
        <w:rPr>
          <w:rFonts w:asciiTheme="minorHAnsi" w:eastAsiaTheme="minorHAnsi" w:hAnsiTheme="minorHAnsi" w:cstheme="minorBidi"/>
          <w:noProof/>
          <w:sz w:val="22"/>
          <w:lang w:val="en-US"/>
        </w:rPr>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F7458F" w:rsidRDefault="0074343A" w:rsidP="00DD360C">
      <w:pPr>
        <w:pStyle w:val="ListParagraph"/>
        <w:ind w:firstLine="0"/>
        <w:rPr>
          <w:rFonts w:asciiTheme="minorHAnsi" w:eastAsiaTheme="minorHAnsi" w:hAnsiTheme="minorHAnsi" w:cstheme="minorBidi"/>
          <w:sz w:val="22"/>
          <w:lang w:val="en-US"/>
        </w:rPr>
      </w:pPr>
    </w:p>
    <w:p w:rsidR="00037CE6" w:rsidRDefault="00683115" w:rsidP="009E1AA8">
      <w:pPr>
        <w:pStyle w:val="ListParagraph"/>
        <w:numPr>
          <w:ilvl w:val="0"/>
          <w:numId w:val="12"/>
        </w:numPr>
        <w:rPr>
          <w:rFonts w:asciiTheme="minorHAnsi" w:eastAsiaTheme="minorHAnsi" w:hAnsiTheme="minorHAnsi" w:cstheme="minorBidi"/>
          <w:sz w:val="22"/>
          <w:lang w:val="en-US"/>
        </w:rPr>
      </w:pPr>
      <w:r>
        <w:rPr>
          <w:rFonts w:asciiTheme="minorHAnsi" w:eastAsiaTheme="minorHAnsi" w:hAnsiTheme="minorHAnsi" w:cstheme="minorBidi"/>
          <w:sz w:val="22"/>
        </w:rPr>
        <w:t>С</w:t>
      </w:r>
      <w:proofErr w:type="spellStart"/>
      <w:r w:rsidR="00183D13" w:rsidRPr="00F7458F">
        <w:rPr>
          <w:rFonts w:asciiTheme="minorHAnsi" w:eastAsiaTheme="minorHAnsi" w:hAnsiTheme="minorHAnsi" w:cstheme="minorBidi"/>
          <w:sz w:val="22"/>
          <w:lang w:val="en-US"/>
        </w:rPr>
        <w:t>ъщо</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така</w:t>
      </w:r>
      <w:proofErr w:type="spellEnd"/>
      <w:r w:rsidR="00183D13" w:rsidRPr="00F7458F">
        <w:rPr>
          <w:rFonts w:asciiTheme="minorHAnsi" w:eastAsiaTheme="minorHAnsi" w:hAnsiTheme="minorHAnsi" w:cstheme="minorBidi"/>
          <w:sz w:val="22"/>
          <w:lang w:val="en-US"/>
        </w:rPr>
        <w:t xml:space="preserve"> </w:t>
      </w:r>
      <w:proofErr w:type="spellStart"/>
      <w:r w:rsidRPr="00F7458F">
        <w:rPr>
          <w:rFonts w:asciiTheme="minorHAnsi" w:eastAsiaTheme="minorHAnsi" w:hAnsiTheme="minorHAnsi" w:cstheme="minorBidi"/>
          <w:sz w:val="22"/>
          <w:lang w:val="en-US"/>
        </w:rPr>
        <w:t>предоставя</w:t>
      </w:r>
      <w:proofErr w:type="spellEnd"/>
      <w:r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доста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добре</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развити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описания</w:t>
      </w:r>
      <w:proofErr w:type="spellEnd"/>
      <w:r w:rsidR="00183D13" w:rsidRPr="00F7458F">
        <w:rPr>
          <w:rFonts w:asciiTheme="minorHAnsi" w:eastAsiaTheme="minorHAnsi" w:hAnsiTheme="minorHAnsi" w:cstheme="minorBidi"/>
          <w:sz w:val="22"/>
          <w:lang w:val="en-US"/>
        </w:rPr>
        <w:t xml:space="preserve"> с </w:t>
      </w:r>
      <w:proofErr w:type="spellStart"/>
      <w:r w:rsidR="00183D13" w:rsidRPr="00F7458F">
        <w:rPr>
          <w:rFonts w:asciiTheme="minorHAnsi" w:eastAsiaTheme="minorHAnsi" w:hAnsiTheme="minorHAnsi" w:cstheme="minorBidi"/>
          <w:sz w:val="22"/>
          <w:lang w:val="en-US"/>
        </w:rPr>
        <w:t>мнения</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на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посетители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за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Нещата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за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правене</w:t>
      </w:r>
      <w:proofErr w:type="spellEnd"/>
      <w:r w:rsidR="00183D13" w:rsidRPr="00F7458F">
        <w:rPr>
          <w:rFonts w:asciiTheme="minorHAnsi" w:eastAsiaTheme="minorHAnsi" w:hAnsiTheme="minorHAnsi" w:cstheme="minorBidi"/>
          <w:sz w:val="22"/>
          <w:lang w:val="en-US"/>
        </w:rPr>
        <w:t xml:space="preserve">” (Things to Do) в </w:t>
      </w:r>
      <w:proofErr w:type="spellStart"/>
      <w:r w:rsidR="00183D13" w:rsidRPr="00F7458F">
        <w:rPr>
          <w:rFonts w:asciiTheme="minorHAnsi" w:eastAsiaTheme="minorHAnsi" w:hAnsiTheme="minorHAnsi" w:cstheme="minorBidi"/>
          <w:sz w:val="22"/>
          <w:lang w:val="en-US"/>
        </w:rPr>
        <w:t>дадена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дестинация</w:t>
      </w:r>
      <w:proofErr w:type="spellEnd"/>
      <w:r w:rsidR="00183D13" w:rsidRPr="00F7458F">
        <w:rPr>
          <w:rFonts w:asciiTheme="minorHAnsi" w:eastAsiaTheme="minorHAnsi" w:hAnsiTheme="minorHAnsi" w:cstheme="minorBidi"/>
          <w:sz w:val="22"/>
          <w:lang w:val="en-US"/>
        </w:rPr>
        <w:t xml:space="preserve">. Информацията, включена в </w:t>
      </w:r>
      <w:proofErr w:type="spellStart"/>
      <w:r w:rsidR="00183D13" w:rsidRPr="00F7458F">
        <w:rPr>
          <w:rFonts w:asciiTheme="minorHAnsi" w:eastAsiaTheme="minorHAnsi" w:hAnsiTheme="minorHAnsi" w:cstheme="minorBidi"/>
          <w:sz w:val="22"/>
          <w:lang w:val="en-US"/>
        </w:rPr>
        <w:t>тази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секция</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включва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забележителности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турове</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занимания</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музеи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храна</w:t>
      </w:r>
      <w:proofErr w:type="spellEnd"/>
      <w:r w:rsidR="00183D13" w:rsidRPr="00F7458F">
        <w:rPr>
          <w:rFonts w:asciiTheme="minorHAnsi" w:eastAsiaTheme="minorHAnsi" w:hAnsiTheme="minorHAnsi" w:cstheme="minorBidi"/>
          <w:sz w:val="22"/>
          <w:lang w:val="en-US"/>
        </w:rPr>
        <w:t xml:space="preserve"> и </w:t>
      </w:r>
      <w:proofErr w:type="spellStart"/>
      <w:r w:rsidR="00183D13" w:rsidRPr="00F7458F">
        <w:rPr>
          <w:rFonts w:asciiTheme="minorHAnsi" w:eastAsiaTheme="minorHAnsi" w:hAnsiTheme="minorHAnsi" w:cstheme="minorBidi"/>
          <w:sz w:val="22"/>
          <w:lang w:val="en-US"/>
        </w:rPr>
        <w:t>напитки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транспорт</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паркове</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нощен</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живот</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шопинг</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театри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зоологически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градини</w:t>
      </w:r>
      <w:proofErr w:type="spellEnd"/>
      <w:r w:rsidR="00183D13" w:rsidRPr="00F7458F">
        <w:rPr>
          <w:rFonts w:asciiTheme="minorHAnsi" w:eastAsiaTheme="minorHAnsi" w:hAnsiTheme="minorHAnsi" w:cstheme="minorBidi"/>
          <w:sz w:val="22"/>
          <w:lang w:val="en-US"/>
        </w:rPr>
        <w:t xml:space="preserve"> и </w:t>
      </w:r>
      <w:proofErr w:type="spellStart"/>
      <w:r w:rsidR="00183D13" w:rsidRPr="00F7458F">
        <w:rPr>
          <w:rFonts w:asciiTheme="minorHAnsi" w:eastAsiaTheme="minorHAnsi" w:hAnsiTheme="minorHAnsi" w:cstheme="minorBidi"/>
          <w:sz w:val="22"/>
          <w:lang w:val="en-US"/>
        </w:rPr>
        <w:t>много</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други</w:t>
      </w:r>
      <w:proofErr w:type="spellEnd"/>
      <w:r w:rsidR="00183D13" w:rsidRPr="00F7458F">
        <w:rPr>
          <w:rFonts w:asciiTheme="minorHAnsi" w:eastAsiaTheme="minorHAnsi" w:hAnsiTheme="minorHAnsi" w:cstheme="minorBidi"/>
          <w:sz w:val="22"/>
          <w:lang w:val="en-US"/>
        </w:rPr>
        <w:t xml:space="preserve">. След </w:t>
      </w:r>
      <w:proofErr w:type="spellStart"/>
      <w:r w:rsidR="00183D13" w:rsidRPr="00F7458F">
        <w:rPr>
          <w:rFonts w:asciiTheme="minorHAnsi" w:eastAsiaTheme="minorHAnsi" w:hAnsiTheme="minorHAnsi" w:cstheme="minorBidi"/>
          <w:sz w:val="22"/>
          <w:lang w:val="en-US"/>
        </w:rPr>
        <w:t>като</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се</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избере</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lastRenderedPageBreak/>
        <w:t>една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от</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тези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категории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препоръките</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ще</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бъдат</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сортирани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по</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популярност</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Освен</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това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всяка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категория</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има</w:t>
      </w:r>
      <w:proofErr w:type="spellEnd"/>
      <w:r w:rsidR="00183D13" w:rsidRPr="00F7458F">
        <w:rPr>
          <w:rFonts w:asciiTheme="minorHAnsi" w:eastAsiaTheme="minorHAnsi" w:hAnsiTheme="minorHAnsi" w:cstheme="minorBidi"/>
          <w:sz w:val="22"/>
          <w:lang w:val="en-US"/>
        </w:rPr>
        <w:t xml:space="preserve"> и </w:t>
      </w:r>
      <w:proofErr w:type="spellStart"/>
      <w:r w:rsidR="00183D13" w:rsidRPr="00F7458F">
        <w:rPr>
          <w:rFonts w:asciiTheme="minorHAnsi" w:eastAsiaTheme="minorHAnsi" w:hAnsiTheme="minorHAnsi" w:cstheme="minorBidi"/>
          <w:sz w:val="22"/>
          <w:lang w:val="en-US"/>
        </w:rPr>
        <w:t>под-категории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които</w:t>
      </w:r>
      <w:proofErr w:type="spellEnd"/>
      <w:r w:rsidR="00183D13" w:rsidRPr="00183D13">
        <w:rPr>
          <w:rFonts w:ascii="Arial" w:hAnsi="Arial" w:cs="Arial"/>
          <w:color w:val="000000"/>
          <w:sz w:val="21"/>
          <w:szCs w:val="21"/>
          <w:shd w:val="clear" w:color="auto" w:fill="FFFFFF"/>
        </w:rPr>
        <w:t xml:space="preserve"> </w:t>
      </w:r>
      <w:proofErr w:type="spellStart"/>
      <w:r w:rsidR="00183D13" w:rsidRPr="00F7458F">
        <w:rPr>
          <w:rFonts w:asciiTheme="minorHAnsi" w:eastAsiaTheme="minorHAnsi" w:hAnsiTheme="minorHAnsi" w:cstheme="minorBidi"/>
          <w:sz w:val="22"/>
          <w:lang w:val="en-US"/>
        </w:rPr>
        <w:t>могат</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да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се</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използват</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ако</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се</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търси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нещо</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по-конкретно</w:t>
      </w:r>
      <w:proofErr w:type="spellEnd"/>
      <w:r w:rsidR="00183D13" w:rsidRPr="00F7458F">
        <w:rPr>
          <w:rFonts w:asciiTheme="minorHAnsi" w:eastAsiaTheme="minorHAnsi" w:hAnsiTheme="minorHAnsi" w:cstheme="minorBidi"/>
          <w:sz w:val="22"/>
          <w:lang w:val="en-US"/>
        </w:rPr>
        <w:t>.</w:t>
      </w:r>
    </w:p>
    <w:p w:rsidR="009E1AA8" w:rsidRDefault="009E1AA8" w:rsidP="009E1AA8">
      <w:pPr>
        <w:pStyle w:val="ListParagraph"/>
        <w:ind w:firstLine="0"/>
        <w:rPr>
          <w:rFonts w:asciiTheme="minorHAnsi" w:eastAsiaTheme="minorHAnsi" w:hAnsiTheme="minorHAnsi" w:cstheme="minorBidi"/>
          <w:sz w:val="22"/>
          <w:lang w:val="en-US"/>
        </w:rPr>
      </w:pPr>
    </w:p>
    <w:p w:rsidR="00491F2E" w:rsidRDefault="00491F2E" w:rsidP="00491F2E">
      <w:pPr>
        <w:pStyle w:val="ListParagraph"/>
        <w:numPr>
          <w:ilvl w:val="0"/>
          <w:numId w:val="12"/>
        </w:numPr>
        <w:rPr>
          <w:rFonts w:asciiTheme="minorHAnsi" w:eastAsiaTheme="minorHAnsi" w:hAnsiTheme="minorHAnsi" w:cstheme="minorBidi"/>
          <w:sz w:val="22"/>
        </w:rPr>
      </w:pPr>
      <w:r>
        <w:rPr>
          <w:rFonts w:asciiTheme="minorHAnsi" w:eastAsiaTheme="minorHAnsi" w:hAnsiTheme="minorHAnsi" w:cstheme="minorBidi"/>
          <w:sz w:val="22"/>
        </w:rPr>
        <w:t>Предоставя възможност за предварително запазване на билети за посещение на обекти;</w:t>
      </w:r>
    </w:p>
    <w:p w:rsidR="00491F2E" w:rsidRPr="00491F2E" w:rsidRDefault="00491F2E" w:rsidP="00491F2E"/>
    <w:p w:rsidR="00037CE6" w:rsidRDefault="00491F2E" w:rsidP="00177DA7">
      <w:pPr>
        <w:pStyle w:val="ListParagraph"/>
        <w:numPr>
          <w:ilvl w:val="0"/>
          <w:numId w:val="12"/>
        </w:numPr>
        <w:rPr>
          <w:rFonts w:asciiTheme="minorHAnsi" w:eastAsiaTheme="minorHAnsi" w:hAnsiTheme="minorHAnsi" w:cstheme="minorBidi"/>
          <w:sz w:val="22"/>
          <w:lang w:val="en-US"/>
        </w:rPr>
      </w:pPr>
      <w:proofErr w:type="spellStart"/>
      <w:r>
        <w:rPr>
          <w:rFonts w:asciiTheme="minorHAnsi" w:eastAsiaTheme="minorHAnsi" w:hAnsiTheme="minorHAnsi" w:cstheme="minorBidi"/>
          <w:sz w:val="22"/>
          <w:lang w:val="en-US"/>
        </w:rPr>
        <w:t>Предоставя</w:t>
      </w:r>
      <w:proofErr w:type="spellEnd"/>
      <w:r w:rsidR="00037CE6" w:rsidRPr="00F7458F">
        <w:rPr>
          <w:rFonts w:asciiTheme="minorHAnsi" w:eastAsiaTheme="minorHAnsi" w:hAnsiTheme="minorHAnsi" w:cstheme="minorBidi"/>
          <w:sz w:val="22"/>
          <w:lang w:val="en-US"/>
        </w:rPr>
        <w:t xml:space="preserve"> </w:t>
      </w:r>
      <w:proofErr w:type="spellStart"/>
      <w:r w:rsidR="00037CE6" w:rsidRPr="00F7458F">
        <w:rPr>
          <w:rFonts w:asciiTheme="minorHAnsi" w:eastAsiaTheme="minorHAnsi" w:hAnsiTheme="minorHAnsi" w:cstheme="minorBidi"/>
          <w:sz w:val="22"/>
          <w:lang w:val="en-US"/>
        </w:rPr>
        <w:t>опция</w:t>
      </w:r>
      <w:proofErr w:type="spellEnd"/>
      <w:r w:rsidR="00037CE6" w:rsidRPr="00F7458F">
        <w:rPr>
          <w:rFonts w:asciiTheme="minorHAnsi" w:eastAsiaTheme="minorHAnsi" w:hAnsiTheme="minorHAnsi" w:cstheme="minorBidi"/>
          <w:sz w:val="22"/>
          <w:lang w:val="en-US"/>
        </w:rPr>
        <w:t xml:space="preserve"> </w:t>
      </w:r>
      <w:proofErr w:type="spellStart"/>
      <w:r w:rsidR="00037CE6" w:rsidRPr="00F7458F">
        <w:rPr>
          <w:rFonts w:asciiTheme="minorHAnsi" w:eastAsiaTheme="minorHAnsi" w:hAnsiTheme="minorHAnsi" w:cstheme="minorBidi"/>
          <w:sz w:val="22"/>
          <w:lang w:val="en-US"/>
        </w:rPr>
        <w:t>за</w:t>
      </w:r>
      <w:proofErr w:type="spellEnd"/>
      <w:r w:rsidR="00037CE6" w:rsidRPr="00F7458F">
        <w:rPr>
          <w:rFonts w:asciiTheme="minorHAnsi" w:eastAsiaTheme="minorHAnsi" w:hAnsiTheme="minorHAnsi" w:cstheme="minorBidi"/>
          <w:sz w:val="22"/>
          <w:lang w:val="en-US"/>
        </w:rPr>
        <w:t xml:space="preserve"> </w:t>
      </w:r>
      <w:proofErr w:type="spellStart"/>
      <w:r w:rsidR="00037CE6" w:rsidRPr="00F7458F">
        <w:rPr>
          <w:rFonts w:asciiTheme="minorHAnsi" w:eastAsiaTheme="minorHAnsi" w:hAnsiTheme="minorHAnsi" w:cstheme="minorBidi"/>
          <w:sz w:val="22"/>
          <w:lang w:val="en-US"/>
        </w:rPr>
        <w:t>създаване</w:t>
      </w:r>
      <w:proofErr w:type="spellEnd"/>
      <w:r w:rsidR="00037CE6" w:rsidRPr="00F7458F">
        <w:rPr>
          <w:rFonts w:asciiTheme="minorHAnsi" w:eastAsiaTheme="minorHAnsi" w:hAnsiTheme="minorHAnsi" w:cstheme="minorBidi"/>
          <w:sz w:val="22"/>
          <w:lang w:val="en-US"/>
        </w:rPr>
        <w:t xml:space="preserve"> на списъци с места за посещение за дадено пътешествие.</w:t>
      </w:r>
      <w:r w:rsidR="002D360D" w:rsidRPr="00F7458F">
        <w:rPr>
          <w:rFonts w:asciiTheme="minorHAnsi" w:eastAsiaTheme="minorHAnsi" w:hAnsiTheme="minorHAnsi" w:cstheme="minorBidi"/>
          <w:sz w:val="22"/>
          <w:lang w:val="en-US"/>
        </w:rPr>
        <w:t xml:space="preserve"> След </w:t>
      </w:r>
      <w:r w:rsidR="00F7458F" w:rsidRPr="00F7458F">
        <w:rPr>
          <w:rFonts w:asciiTheme="minorHAnsi" w:eastAsiaTheme="minorHAnsi" w:hAnsiTheme="minorHAnsi" w:cstheme="minorBidi"/>
          <w:sz w:val="22"/>
          <w:lang w:val="en-US"/>
        </w:rPr>
        <w:t xml:space="preserve">това всички места, добавени в </w:t>
      </w:r>
      <w:proofErr w:type="spellStart"/>
      <w:r w:rsidR="00F7458F" w:rsidRPr="00F7458F">
        <w:rPr>
          <w:rFonts w:asciiTheme="minorHAnsi" w:eastAsiaTheme="minorHAnsi" w:hAnsiTheme="minorHAnsi" w:cstheme="minorBidi"/>
          <w:sz w:val="22"/>
          <w:lang w:val="en-US"/>
        </w:rPr>
        <w:t>списък</w:t>
      </w:r>
      <w:proofErr w:type="spellEnd"/>
      <w:r w:rsidR="00F7458F" w:rsidRPr="00F7458F">
        <w:rPr>
          <w:rFonts w:asciiTheme="minorHAnsi" w:eastAsiaTheme="minorHAnsi" w:hAnsiTheme="minorHAnsi" w:cstheme="minorBidi"/>
          <w:sz w:val="22"/>
          <w:lang w:val="en-US"/>
        </w:rPr>
        <w:t xml:space="preserve">, </w:t>
      </w:r>
      <w:proofErr w:type="spellStart"/>
      <w:r w:rsidR="00F7458F" w:rsidRPr="00F7458F">
        <w:rPr>
          <w:rFonts w:asciiTheme="minorHAnsi" w:eastAsiaTheme="minorHAnsi" w:hAnsiTheme="minorHAnsi" w:cstheme="minorBidi"/>
          <w:sz w:val="22"/>
          <w:lang w:val="en-US"/>
        </w:rPr>
        <w:t>могат</w:t>
      </w:r>
      <w:proofErr w:type="spellEnd"/>
      <w:r w:rsidR="00F7458F" w:rsidRPr="00F7458F">
        <w:rPr>
          <w:rFonts w:asciiTheme="minorHAnsi" w:eastAsiaTheme="minorHAnsi" w:hAnsiTheme="minorHAnsi" w:cstheme="minorBidi"/>
          <w:sz w:val="22"/>
          <w:lang w:val="en-US"/>
        </w:rPr>
        <w:t xml:space="preserve"> </w:t>
      </w:r>
      <w:proofErr w:type="spellStart"/>
      <w:r w:rsidR="00F7458F" w:rsidRPr="00F7458F">
        <w:rPr>
          <w:rFonts w:asciiTheme="minorHAnsi" w:eastAsiaTheme="minorHAnsi" w:hAnsiTheme="minorHAnsi" w:cstheme="minorBidi"/>
          <w:sz w:val="22"/>
          <w:lang w:val="en-US"/>
        </w:rPr>
        <w:t>да</w:t>
      </w:r>
      <w:proofErr w:type="spellEnd"/>
      <w:r w:rsidR="00F7458F" w:rsidRPr="00F7458F">
        <w:rPr>
          <w:rFonts w:asciiTheme="minorHAnsi" w:eastAsiaTheme="minorHAnsi" w:hAnsiTheme="minorHAnsi" w:cstheme="minorBidi"/>
          <w:sz w:val="22"/>
          <w:lang w:val="en-US"/>
        </w:rPr>
        <w:t xml:space="preserve"> </w:t>
      </w:r>
      <w:proofErr w:type="spellStart"/>
      <w:r w:rsidR="00F7458F" w:rsidRPr="00F7458F">
        <w:rPr>
          <w:rFonts w:asciiTheme="minorHAnsi" w:eastAsiaTheme="minorHAnsi" w:hAnsiTheme="minorHAnsi" w:cstheme="minorBidi"/>
          <w:sz w:val="22"/>
          <w:lang w:val="en-US"/>
        </w:rPr>
        <w:t>се</w:t>
      </w:r>
      <w:proofErr w:type="spellEnd"/>
      <w:r w:rsidR="00F7458F" w:rsidRPr="00F7458F">
        <w:rPr>
          <w:rFonts w:asciiTheme="minorHAnsi" w:eastAsiaTheme="minorHAnsi" w:hAnsiTheme="minorHAnsi" w:cstheme="minorBidi"/>
          <w:sz w:val="22"/>
          <w:lang w:val="en-US"/>
        </w:rPr>
        <w:t xml:space="preserve"> </w:t>
      </w:r>
      <w:proofErr w:type="spellStart"/>
      <w:r w:rsidR="00F7458F" w:rsidRPr="00F7458F">
        <w:rPr>
          <w:rFonts w:asciiTheme="minorHAnsi" w:eastAsiaTheme="minorHAnsi" w:hAnsiTheme="minorHAnsi" w:cstheme="minorBidi"/>
          <w:sz w:val="22"/>
          <w:lang w:val="en-US"/>
        </w:rPr>
        <w:t>видят</w:t>
      </w:r>
      <w:proofErr w:type="spellEnd"/>
      <w:r w:rsidR="00F7458F" w:rsidRPr="00F7458F">
        <w:rPr>
          <w:rFonts w:asciiTheme="minorHAnsi" w:eastAsiaTheme="minorHAnsi" w:hAnsiTheme="minorHAnsi" w:cstheme="minorBidi"/>
          <w:sz w:val="22"/>
          <w:lang w:val="en-US"/>
        </w:rPr>
        <w:t xml:space="preserve"> </w:t>
      </w:r>
      <w:proofErr w:type="spellStart"/>
      <w:r w:rsidR="00F7458F" w:rsidRPr="00F7458F">
        <w:rPr>
          <w:rFonts w:asciiTheme="minorHAnsi" w:eastAsiaTheme="minorHAnsi" w:hAnsiTheme="minorHAnsi" w:cstheme="minorBidi"/>
          <w:sz w:val="22"/>
          <w:lang w:val="en-US"/>
        </w:rPr>
        <w:t>изобразени</w:t>
      </w:r>
      <w:proofErr w:type="spellEnd"/>
      <w:r w:rsidR="00F7458F" w:rsidRPr="00F7458F">
        <w:rPr>
          <w:rFonts w:asciiTheme="minorHAnsi" w:eastAsiaTheme="minorHAnsi" w:hAnsiTheme="minorHAnsi" w:cstheme="minorBidi"/>
          <w:sz w:val="22"/>
          <w:lang w:val="en-US"/>
        </w:rPr>
        <w:t xml:space="preserve"> </w:t>
      </w:r>
      <w:proofErr w:type="spellStart"/>
      <w:r w:rsidR="00F7458F" w:rsidRPr="00F7458F">
        <w:rPr>
          <w:rFonts w:asciiTheme="minorHAnsi" w:eastAsiaTheme="minorHAnsi" w:hAnsiTheme="minorHAnsi" w:cstheme="minorBidi"/>
          <w:sz w:val="22"/>
          <w:lang w:val="en-US"/>
        </w:rPr>
        <w:t>върху</w:t>
      </w:r>
      <w:proofErr w:type="spellEnd"/>
      <w:r w:rsidR="00F7458F" w:rsidRPr="00F7458F">
        <w:rPr>
          <w:rFonts w:asciiTheme="minorHAnsi" w:eastAsiaTheme="minorHAnsi" w:hAnsiTheme="minorHAnsi" w:cstheme="minorBidi"/>
          <w:sz w:val="22"/>
          <w:lang w:val="en-US"/>
        </w:rPr>
        <w:t xml:space="preserve"> </w:t>
      </w:r>
      <w:proofErr w:type="spellStart"/>
      <w:r w:rsidR="00F7458F" w:rsidRPr="00F7458F">
        <w:rPr>
          <w:rFonts w:asciiTheme="minorHAnsi" w:eastAsiaTheme="minorHAnsi" w:hAnsiTheme="minorHAnsi" w:cstheme="minorBidi"/>
          <w:sz w:val="22"/>
          <w:lang w:val="en-US"/>
        </w:rPr>
        <w:t>географска</w:t>
      </w:r>
      <w:proofErr w:type="spellEnd"/>
      <w:r w:rsidR="00F7458F" w:rsidRPr="00F7458F">
        <w:rPr>
          <w:rFonts w:asciiTheme="minorHAnsi" w:eastAsiaTheme="minorHAnsi" w:hAnsiTheme="minorHAnsi" w:cstheme="minorBidi"/>
          <w:sz w:val="22"/>
          <w:lang w:val="en-US"/>
        </w:rPr>
        <w:t xml:space="preserve"> </w:t>
      </w:r>
      <w:proofErr w:type="spellStart"/>
      <w:r w:rsidR="00F7458F" w:rsidRPr="00F7458F">
        <w:rPr>
          <w:rFonts w:asciiTheme="minorHAnsi" w:eastAsiaTheme="minorHAnsi" w:hAnsiTheme="minorHAnsi" w:cstheme="minorBidi"/>
          <w:sz w:val="22"/>
          <w:lang w:val="en-US"/>
        </w:rPr>
        <w:t>карта</w:t>
      </w:r>
      <w:proofErr w:type="spellEnd"/>
      <w:r w:rsidR="00F7458F" w:rsidRPr="00F7458F">
        <w:rPr>
          <w:rFonts w:asciiTheme="minorHAnsi" w:eastAsiaTheme="minorHAnsi" w:hAnsiTheme="minorHAnsi" w:cstheme="minorBidi"/>
          <w:sz w:val="22"/>
          <w:lang w:val="en-US"/>
        </w:rPr>
        <w:t>.</w:t>
      </w:r>
    </w:p>
    <w:p w:rsidR="00683115" w:rsidRDefault="00683115" w:rsidP="00683115">
      <w:pPr>
        <w:pStyle w:val="ListParagraph"/>
        <w:rPr>
          <w:rFonts w:asciiTheme="minorHAnsi" w:eastAsiaTheme="minorHAnsi" w:hAnsiTheme="minorHAnsi" w:cstheme="minorBidi"/>
          <w:sz w:val="22"/>
          <w:lang w:val="en-US"/>
        </w:rPr>
      </w:pPr>
    </w:p>
    <w:p w:rsidR="00F7458F" w:rsidRPr="00F7458F" w:rsidRDefault="00F7458F" w:rsidP="00F7458F">
      <w:pPr>
        <w:pStyle w:val="ListParagraph"/>
        <w:rPr>
          <w:rFonts w:asciiTheme="minorHAnsi" w:eastAsiaTheme="minorHAnsi" w:hAnsiTheme="minorHAnsi" w:cstheme="minorBidi"/>
          <w:sz w:val="22"/>
          <w:lang w:val="en-US"/>
        </w:rPr>
      </w:pPr>
    </w:p>
    <w:p w:rsidR="00F7458F" w:rsidRPr="00F7458F" w:rsidRDefault="00F7458F" w:rsidP="00F7458F">
      <w:pPr>
        <w:pStyle w:val="ListParagraph"/>
        <w:ind w:firstLine="0"/>
        <w:rPr>
          <w:rFonts w:asciiTheme="minorHAnsi" w:eastAsiaTheme="minorHAnsi" w:hAnsiTheme="minorHAnsi" w:cstheme="minorBidi"/>
          <w:sz w:val="22"/>
          <w:lang w:val="en-US"/>
        </w:rPr>
      </w:pPr>
    </w:p>
    <w:p w:rsidR="0003790F" w:rsidRPr="0003790F" w:rsidRDefault="00F7458F" w:rsidP="0003790F">
      <w:pPr>
        <w:spacing w:after="240" w:line="276" w:lineRule="auto"/>
        <w:ind w:left="425"/>
        <w:jc w:val="both"/>
      </w:pPr>
      <w:r>
        <w:rPr>
          <w:noProof/>
        </w:rPr>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7C6DFF" w:rsidRDefault="00CF46B8" w:rsidP="00CF46B8">
      <w:pPr>
        <w:spacing w:after="240" w:line="276" w:lineRule="auto"/>
        <w:jc w:val="both"/>
        <w:rPr>
          <w:szCs w:val="24"/>
        </w:rPr>
      </w:pPr>
    </w:p>
    <w:p w:rsidR="004209D3" w:rsidRPr="00D13558" w:rsidRDefault="00683115" w:rsidP="00D13558">
      <w:pPr>
        <w:pStyle w:val="ListParagraph"/>
        <w:numPr>
          <w:ilvl w:val="0"/>
          <w:numId w:val="12"/>
        </w:numPr>
        <w:rPr>
          <w:rFonts w:asciiTheme="minorHAnsi" w:eastAsiaTheme="minorHAnsi" w:hAnsiTheme="minorHAnsi" w:cstheme="minorBidi"/>
          <w:sz w:val="22"/>
          <w:lang w:val="en-US"/>
        </w:rPr>
      </w:pPr>
      <w:r w:rsidRPr="00D13558">
        <w:rPr>
          <w:rFonts w:asciiTheme="minorHAnsi" w:eastAsiaTheme="minorHAnsi" w:hAnsiTheme="minorHAnsi" w:cstheme="minorBidi"/>
          <w:sz w:val="22"/>
          <w:lang w:val="en-US"/>
        </w:rPr>
        <w:t>Предлага списък с места, сходни до тези, които потребителят е разглеждал преди това;</w:t>
      </w:r>
    </w:p>
    <w:p w:rsidR="00683115" w:rsidRDefault="00683115" w:rsidP="00683115"/>
    <w:p w:rsidR="00683115" w:rsidRDefault="00683115" w:rsidP="00D13558">
      <w:pPr>
        <w:pStyle w:val="ListParagraph"/>
        <w:numPr>
          <w:ilvl w:val="0"/>
          <w:numId w:val="12"/>
        </w:numPr>
        <w:rPr>
          <w:rFonts w:asciiTheme="minorHAnsi" w:eastAsiaTheme="minorHAnsi" w:hAnsiTheme="minorHAnsi" w:cstheme="minorBidi"/>
          <w:sz w:val="22"/>
          <w:lang w:val="en-US"/>
        </w:rPr>
      </w:pPr>
      <w:r w:rsidRPr="00D13558">
        <w:rPr>
          <w:rFonts w:asciiTheme="minorHAnsi" w:eastAsiaTheme="minorHAnsi" w:hAnsiTheme="minorHAnsi" w:cstheme="minorBidi"/>
          <w:sz w:val="22"/>
          <w:lang w:val="en-US"/>
        </w:rPr>
        <w:t xml:space="preserve">Може да се използва като уеб сайт </w:t>
      </w:r>
      <w:proofErr w:type="spellStart"/>
      <w:r w:rsidRPr="00D13558">
        <w:rPr>
          <w:rFonts w:asciiTheme="minorHAnsi" w:eastAsiaTheme="minorHAnsi" w:hAnsiTheme="minorHAnsi" w:cstheme="minorBidi"/>
          <w:sz w:val="22"/>
          <w:lang w:val="en-US"/>
        </w:rPr>
        <w:t>или</w:t>
      </w:r>
      <w:proofErr w:type="spellEnd"/>
      <w:r w:rsidRPr="00D13558">
        <w:rPr>
          <w:rFonts w:asciiTheme="minorHAnsi" w:eastAsiaTheme="minorHAnsi" w:hAnsiTheme="minorHAnsi" w:cstheme="minorBidi"/>
          <w:sz w:val="22"/>
          <w:lang w:val="en-US"/>
        </w:rPr>
        <w:t xml:space="preserve"> </w:t>
      </w:r>
      <w:proofErr w:type="spellStart"/>
      <w:r w:rsidRPr="00D13558">
        <w:rPr>
          <w:rFonts w:asciiTheme="minorHAnsi" w:eastAsiaTheme="minorHAnsi" w:hAnsiTheme="minorHAnsi" w:cstheme="minorBidi"/>
          <w:sz w:val="22"/>
          <w:lang w:val="en-US"/>
        </w:rPr>
        <w:t>да</w:t>
      </w:r>
      <w:proofErr w:type="spellEnd"/>
      <w:r w:rsidRPr="00D13558">
        <w:rPr>
          <w:rFonts w:asciiTheme="minorHAnsi" w:eastAsiaTheme="minorHAnsi" w:hAnsiTheme="minorHAnsi" w:cstheme="minorBidi"/>
          <w:sz w:val="22"/>
          <w:lang w:val="en-US"/>
        </w:rPr>
        <w:t xml:space="preserve"> </w:t>
      </w:r>
      <w:proofErr w:type="spellStart"/>
      <w:r w:rsidRPr="00D13558">
        <w:rPr>
          <w:rFonts w:asciiTheme="minorHAnsi" w:eastAsiaTheme="minorHAnsi" w:hAnsiTheme="minorHAnsi" w:cstheme="minorBidi"/>
          <w:sz w:val="22"/>
          <w:lang w:val="en-US"/>
        </w:rPr>
        <w:t>се</w:t>
      </w:r>
      <w:proofErr w:type="spellEnd"/>
      <w:r w:rsidRPr="00D13558">
        <w:rPr>
          <w:rFonts w:asciiTheme="minorHAnsi" w:eastAsiaTheme="minorHAnsi" w:hAnsiTheme="minorHAnsi" w:cstheme="minorBidi"/>
          <w:sz w:val="22"/>
          <w:lang w:val="en-US"/>
        </w:rPr>
        <w:t xml:space="preserve"> </w:t>
      </w:r>
      <w:proofErr w:type="spellStart"/>
      <w:r w:rsidRPr="00D13558">
        <w:rPr>
          <w:rFonts w:asciiTheme="minorHAnsi" w:eastAsiaTheme="minorHAnsi" w:hAnsiTheme="minorHAnsi" w:cstheme="minorBidi"/>
          <w:sz w:val="22"/>
          <w:lang w:val="en-US"/>
        </w:rPr>
        <w:t>инсталира</w:t>
      </w:r>
      <w:proofErr w:type="spellEnd"/>
      <w:r w:rsidRPr="00D13558">
        <w:rPr>
          <w:rFonts w:asciiTheme="minorHAnsi" w:eastAsiaTheme="minorHAnsi" w:hAnsiTheme="minorHAnsi" w:cstheme="minorBidi"/>
          <w:sz w:val="22"/>
          <w:lang w:val="en-US"/>
        </w:rPr>
        <w:t xml:space="preserve"> </w:t>
      </w:r>
      <w:proofErr w:type="spellStart"/>
      <w:r w:rsidRPr="00D13558">
        <w:rPr>
          <w:rFonts w:asciiTheme="minorHAnsi" w:eastAsiaTheme="minorHAnsi" w:hAnsiTheme="minorHAnsi" w:cstheme="minorBidi"/>
          <w:sz w:val="22"/>
          <w:lang w:val="en-US"/>
        </w:rPr>
        <w:t>приложение</w:t>
      </w:r>
      <w:proofErr w:type="spellEnd"/>
      <w:r w:rsidRPr="00D13558">
        <w:rPr>
          <w:rFonts w:asciiTheme="minorHAnsi" w:eastAsiaTheme="minorHAnsi" w:hAnsiTheme="minorHAnsi" w:cstheme="minorBidi"/>
          <w:sz w:val="22"/>
          <w:lang w:val="en-US"/>
        </w:rPr>
        <w:t xml:space="preserve"> </w:t>
      </w:r>
      <w:proofErr w:type="spellStart"/>
      <w:r w:rsidRPr="00D13558">
        <w:rPr>
          <w:rFonts w:asciiTheme="minorHAnsi" w:eastAsiaTheme="minorHAnsi" w:hAnsiTheme="minorHAnsi" w:cstheme="minorBidi"/>
          <w:sz w:val="22"/>
          <w:lang w:val="en-US"/>
        </w:rPr>
        <w:t>на</w:t>
      </w:r>
      <w:proofErr w:type="spellEnd"/>
      <w:r w:rsidRPr="00D13558">
        <w:rPr>
          <w:rFonts w:asciiTheme="minorHAnsi" w:eastAsiaTheme="minorHAnsi" w:hAnsiTheme="minorHAnsi" w:cstheme="minorBidi"/>
          <w:sz w:val="22"/>
          <w:lang w:val="en-US"/>
        </w:rPr>
        <w:t xml:space="preserve"> </w:t>
      </w:r>
      <w:proofErr w:type="spellStart"/>
      <w:r w:rsidRPr="00D13558">
        <w:rPr>
          <w:rFonts w:asciiTheme="minorHAnsi" w:eastAsiaTheme="minorHAnsi" w:hAnsiTheme="minorHAnsi" w:cstheme="minorBidi"/>
          <w:sz w:val="22"/>
          <w:lang w:val="en-US"/>
        </w:rPr>
        <w:t>телефон</w:t>
      </w:r>
      <w:proofErr w:type="spellEnd"/>
      <w:r w:rsidRPr="00D13558">
        <w:rPr>
          <w:rFonts w:asciiTheme="minorHAnsi" w:eastAsiaTheme="minorHAnsi" w:hAnsiTheme="minorHAnsi" w:cstheme="minorBidi"/>
          <w:sz w:val="22"/>
          <w:lang w:val="en-US"/>
        </w:rPr>
        <w:t>;</w:t>
      </w:r>
    </w:p>
    <w:p w:rsidR="00AA22BE" w:rsidRPr="00AA22BE" w:rsidRDefault="00AA22BE" w:rsidP="00AA22BE">
      <w:pPr>
        <w:pStyle w:val="ListParagraph"/>
        <w:rPr>
          <w:rFonts w:asciiTheme="minorHAnsi" w:eastAsiaTheme="minorHAnsi" w:hAnsiTheme="minorHAnsi" w:cstheme="minorBidi"/>
          <w:sz w:val="22"/>
          <w:lang w:val="en-US"/>
        </w:rPr>
      </w:pPr>
    </w:p>
    <w:p w:rsidR="00AA22BE" w:rsidRDefault="00AA22BE" w:rsidP="00AA22BE"/>
    <w:p w:rsidR="00AA22BE" w:rsidRDefault="00AA22BE" w:rsidP="00AA22BE">
      <w:pPr>
        <w:pStyle w:val="Heading3"/>
        <w:rPr>
          <w:i/>
          <w:lang w:val="en-US"/>
        </w:rPr>
      </w:pPr>
      <w:r>
        <w:rPr>
          <w:i/>
          <w:lang w:val="en-US"/>
        </w:rPr>
        <w:t>Opoznai.bg</w:t>
      </w:r>
    </w:p>
    <w:p w:rsidR="00AA22BE" w:rsidRDefault="00AA22BE" w:rsidP="00AA22BE"/>
    <w:p w:rsidR="00AA22BE" w:rsidRDefault="00BB3F73" w:rsidP="00AA22BE">
      <w:hyperlink r:id="rId9" w:history="1">
        <w:r w:rsidR="00AA22BE" w:rsidRPr="000A0B2B">
          <w:rPr>
            <w:rStyle w:val="Hyperlink"/>
          </w:rPr>
          <w:t>https://opoznai.bg/</w:t>
        </w:r>
      </w:hyperlink>
    </w:p>
    <w:p w:rsidR="00AA22BE" w:rsidRDefault="00AA22BE" w:rsidP="00AA22BE"/>
    <w:p w:rsidR="00AA22BE" w:rsidRDefault="00AA22BE" w:rsidP="00AA22BE">
      <w:pPr>
        <w:rPr>
          <w:lang w:val="bg-BG"/>
        </w:rPr>
      </w:pPr>
      <w:r>
        <w:rPr>
          <w:lang w:val="bg-BG"/>
        </w:rPr>
        <w:lastRenderedPageBreak/>
        <w:t>Сайтът представлява пътеводител за България, като предлага богата колекция от забележителности и идеи за пътешествия, която непрекъснато се обновява от различни потребители.</w:t>
      </w:r>
    </w:p>
    <w:p w:rsidR="00AA22BE" w:rsidRDefault="00AA22BE" w:rsidP="00AA22BE">
      <w:pPr>
        <w:pStyle w:val="ListParagraph"/>
        <w:numPr>
          <w:ilvl w:val="0"/>
          <w:numId w:val="14"/>
        </w:numPr>
        <w:rPr>
          <w:rFonts w:asciiTheme="minorHAnsi" w:eastAsiaTheme="minorHAnsi" w:hAnsiTheme="minorHAnsi" w:cstheme="minorBidi"/>
          <w:sz w:val="22"/>
        </w:rPr>
      </w:pPr>
      <w:r w:rsidRPr="00F24DE3">
        <w:rPr>
          <w:rFonts w:asciiTheme="minorHAnsi" w:eastAsiaTheme="minorHAnsi" w:hAnsiTheme="minorHAnsi" w:cstheme="minorBidi"/>
          <w:sz w:val="22"/>
        </w:rPr>
        <w:t>П</w:t>
      </w:r>
      <w:r w:rsidRPr="00AA22BE">
        <w:rPr>
          <w:rFonts w:asciiTheme="minorHAnsi" w:eastAsiaTheme="minorHAnsi" w:hAnsiTheme="minorHAnsi" w:cstheme="minorBidi"/>
          <w:sz w:val="22"/>
        </w:rPr>
        <w:t>редлага възможност за избор на населено място</w:t>
      </w:r>
      <w:r w:rsidR="00426C17">
        <w:rPr>
          <w:rFonts w:asciiTheme="minorHAnsi" w:eastAsiaTheme="minorHAnsi" w:hAnsiTheme="minorHAnsi" w:cstheme="minorBidi"/>
          <w:sz w:val="22"/>
        </w:rPr>
        <w:t xml:space="preserve"> или регион</w:t>
      </w:r>
      <w:r>
        <w:rPr>
          <w:rFonts w:asciiTheme="minorHAnsi" w:eastAsiaTheme="minorHAnsi" w:hAnsiTheme="minorHAnsi" w:cstheme="minorBidi"/>
          <w:sz w:val="22"/>
        </w:rPr>
        <w:t>, при което се показват всички добавени забележителности в него</w:t>
      </w:r>
      <w:r w:rsidR="00BD0E75">
        <w:rPr>
          <w:rFonts w:asciiTheme="minorHAnsi" w:eastAsiaTheme="minorHAnsi" w:hAnsiTheme="minorHAnsi" w:cstheme="minorBidi"/>
          <w:sz w:val="22"/>
        </w:rPr>
        <w:t>. Показва се и списък с всички забележителности в близост;</w:t>
      </w:r>
    </w:p>
    <w:p w:rsidR="00B65AD0" w:rsidRDefault="00B65AD0" w:rsidP="00B65AD0"/>
    <w:p w:rsidR="00B65AD0" w:rsidRPr="00B65AD0" w:rsidRDefault="00B65AD0" w:rsidP="00B65AD0">
      <w:pPr>
        <w:pStyle w:val="ListParagraph"/>
        <w:numPr>
          <w:ilvl w:val="0"/>
          <w:numId w:val="14"/>
        </w:numPr>
        <w:rPr>
          <w:rFonts w:asciiTheme="minorHAnsi" w:eastAsiaTheme="minorHAnsi" w:hAnsiTheme="minorHAnsi" w:cstheme="minorBidi"/>
          <w:sz w:val="22"/>
        </w:rPr>
      </w:pPr>
      <w:r w:rsidRPr="00B65AD0">
        <w:rPr>
          <w:rFonts w:asciiTheme="minorHAnsi" w:eastAsiaTheme="minorHAnsi" w:hAnsiTheme="minorHAnsi" w:cstheme="minorBidi"/>
          <w:sz w:val="22"/>
        </w:rPr>
        <w:t>Местоположението на забележителностите се обозначава на географска карта;</w:t>
      </w:r>
    </w:p>
    <w:p w:rsidR="00AA22BE" w:rsidRPr="00AA22BE" w:rsidRDefault="00AA22BE" w:rsidP="00AA22BE"/>
    <w:p w:rsidR="00AA22BE" w:rsidRDefault="00AA22BE" w:rsidP="00AA22BE">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Забележителностите могат да се сортират по разнообразни критерии (най-посещавани, популярни, коментирани, търсени и др.)</w:t>
      </w:r>
    </w:p>
    <w:p w:rsidR="00AA22BE" w:rsidRPr="00AA22BE" w:rsidRDefault="00AA22BE" w:rsidP="00AA22BE">
      <w:pPr>
        <w:pStyle w:val="ListParagraph"/>
        <w:rPr>
          <w:rFonts w:asciiTheme="minorHAnsi" w:eastAsiaTheme="minorHAnsi" w:hAnsiTheme="minorHAnsi" w:cstheme="minorBidi"/>
          <w:sz w:val="22"/>
        </w:rPr>
      </w:pPr>
    </w:p>
    <w:p w:rsidR="00AA22BE" w:rsidRDefault="00AA22BE" w:rsidP="00AA22BE">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Забележителностите са разделени на различни категории и могат да се филтрират. Част от категориите са природни забележителности, културни, исторически, атракциони, забавления, места за подслон, заведения, сгради и архитектура, селски и еко туризъм, маршрути и екопътеки, събития и др.</w:t>
      </w:r>
    </w:p>
    <w:p w:rsidR="00AA22BE" w:rsidRPr="00AA22BE" w:rsidRDefault="00AA22BE" w:rsidP="00AA22BE">
      <w:pPr>
        <w:pStyle w:val="ListParagraph"/>
        <w:rPr>
          <w:rFonts w:asciiTheme="minorHAnsi" w:eastAsiaTheme="minorHAnsi" w:hAnsiTheme="minorHAnsi" w:cstheme="minorBidi"/>
          <w:sz w:val="22"/>
        </w:rPr>
      </w:pPr>
    </w:p>
    <w:p w:rsidR="00874852" w:rsidRDefault="00874852" w:rsidP="00AA22BE">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Потребителят може да добавя обектите, които е харесал</w:t>
      </w:r>
      <w:r w:rsidR="00BD0E75">
        <w:rPr>
          <w:rFonts w:asciiTheme="minorHAnsi" w:eastAsiaTheme="minorHAnsi" w:hAnsiTheme="minorHAnsi" w:cstheme="minorBidi"/>
          <w:sz w:val="22"/>
        </w:rPr>
        <w:t>,</w:t>
      </w:r>
      <w:r>
        <w:rPr>
          <w:rFonts w:asciiTheme="minorHAnsi" w:eastAsiaTheme="minorHAnsi" w:hAnsiTheme="minorHAnsi" w:cstheme="minorBidi"/>
          <w:sz w:val="22"/>
        </w:rPr>
        <w:t xml:space="preserve"> в </w:t>
      </w:r>
      <w:r w:rsidR="00BD0E75">
        <w:rPr>
          <w:rFonts w:asciiTheme="minorHAnsi" w:eastAsiaTheme="minorHAnsi" w:hAnsiTheme="minorHAnsi" w:cstheme="minorBidi"/>
          <w:sz w:val="22"/>
        </w:rPr>
        <w:t xml:space="preserve">списък с </w:t>
      </w:r>
      <w:r>
        <w:rPr>
          <w:rFonts w:asciiTheme="minorHAnsi" w:eastAsiaTheme="minorHAnsi" w:hAnsiTheme="minorHAnsi" w:cstheme="minorBidi"/>
          <w:sz w:val="22"/>
        </w:rPr>
        <w:t>любими</w:t>
      </w:r>
      <w:r w:rsidR="00BD0E75">
        <w:rPr>
          <w:rFonts w:asciiTheme="minorHAnsi" w:eastAsiaTheme="minorHAnsi" w:hAnsiTheme="minorHAnsi" w:cstheme="minorBidi"/>
          <w:sz w:val="22"/>
        </w:rPr>
        <w:t xml:space="preserve"> обекти</w:t>
      </w:r>
      <w:r>
        <w:rPr>
          <w:rFonts w:asciiTheme="minorHAnsi" w:eastAsiaTheme="minorHAnsi" w:hAnsiTheme="minorHAnsi" w:cstheme="minorBidi"/>
          <w:sz w:val="22"/>
        </w:rPr>
        <w:t>;</w:t>
      </w:r>
    </w:p>
    <w:p w:rsidR="00874852" w:rsidRPr="00874852" w:rsidRDefault="00874852" w:rsidP="00874852">
      <w:pPr>
        <w:pStyle w:val="ListParagraph"/>
        <w:rPr>
          <w:rFonts w:asciiTheme="minorHAnsi" w:eastAsiaTheme="minorHAnsi" w:hAnsiTheme="minorHAnsi" w:cstheme="minorBidi"/>
          <w:sz w:val="22"/>
        </w:rPr>
      </w:pPr>
    </w:p>
    <w:p w:rsidR="00AA22BE" w:rsidRDefault="00AA22BE" w:rsidP="00AA22BE">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 xml:space="preserve"> </w:t>
      </w:r>
      <w:r w:rsidR="00BD0E75">
        <w:rPr>
          <w:rFonts w:asciiTheme="minorHAnsi" w:eastAsiaTheme="minorHAnsi" w:hAnsiTheme="minorHAnsi" w:cstheme="minorBidi"/>
          <w:sz w:val="22"/>
        </w:rPr>
        <w:t>Всеки обект съдържа информация, снимки, точно географско местоположение, синоптична прогноза и коментари от потребители;</w:t>
      </w:r>
    </w:p>
    <w:p w:rsidR="003E4E22" w:rsidRPr="003E4E22" w:rsidRDefault="003E4E22" w:rsidP="003E4E22">
      <w:pPr>
        <w:pStyle w:val="ListParagraph"/>
        <w:rPr>
          <w:rFonts w:asciiTheme="minorHAnsi" w:eastAsiaTheme="minorHAnsi" w:hAnsiTheme="minorHAnsi" w:cstheme="minorBidi"/>
          <w:sz w:val="22"/>
        </w:rPr>
      </w:pPr>
    </w:p>
    <w:p w:rsidR="003E4E22" w:rsidRDefault="003E4E22" w:rsidP="003E4E22">
      <w:pPr>
        <w:pStyle w:val="ListParagraph"/>
        <w:ind w:firstLine="0"/>
        <w:rPr>
          <w:rFonts w:asciiTheme="minorHAnsi" w:eastAsiaTheme="minorHAnsi" w:hAnsiTheme="minorHAnsi" w:cstheme="minorBidi"/>
          <w:sz w:val="22"/>
        </w:rPr>
      </w:pPr>
      <w:r>
        <w:rPr>
          <w:noProof/>
          <w:lang w:val="en-US"/>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BD0E75" w:rsidRDefault="00541439" w:rsidP="003E4E22">
      <w:pPr>
        <w:pStyle w:val="ListParagraph"/>
        <w:ind w:firstLine="0"/>
        <w:rPr>
          <w:rFonts w:asciiTheme="minorHAnsi" w:eastAsiaTheme="minorHAnsi" w:hAnsiTheme="minorHAnsi" w:cstheme="minorBidi"/>
          <w:sz w:val="22"/>
        </w:rPr>
      </w:pPr>
    </w:p>
    <w:p w:rsidR="00BD0E75" w:rsidRPr="00BD0E75" w:rsidRDefault="00BD0E75" w:rsidP="00BD0E75">
      <w:pPr>
        <w:pStyle w:val="ListParagraph"/>
        <w:rPr>
          <w:rFonts w:asciiTheme="minorHAnsi" w:eastAsiaTheme="minorHAnsi" w:hAnsiTheme="minorHAnsi" w:cstheme="minorBidi"/>
          <w:sz w:val="22"/>
        </w:rPr>
      </w:pPr>
    </w:p>
    <w:p w:rsidR="00541439" w:rsidRDefault="00541439" w:rsidP="00541439">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Предлага списък с вече конструирани пътешествия в цяла българия. Всяко пътешествие има период и обекти, които да се посетят;</w:t>
      </w:r>
    </w:p>
    <w:p w:rsidR="001626B7" w:rsidRPr="001626B7" w:rsidRDefault="001626B7" w:rsidP="001626B7">
      <w:pPr>
        <w:pStyle w:val="ListParagraph"/>
        <w:ind w:firstLine="0"/>
        <w:rPr>
          <w:rFonts w:asciiTheme="minorHAnsi" w:eastAsiaTheme="minorHAnsi" w:hAnsiTheme="minorHAnsi" w:cstheme="minorBidi"/>
          <w:sz w:val="22"/>
        </w:rPr>
      </w:pPr>
    </w:p>
    <w:p w:rsidR="00541439" w:rsidRDefault="00541439" w:rsidP="00AA22BE">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Предлага класации на най-популярните обекти;</w:t>
      </w:r>
    </w:p>
    <w:p w:rsidR="00541439" w:rsidRPr="00541439" w:rsidRDefault="00541439" w:rsidP="00541439">
      <w:pPr>
        <w:pStyle w:val="ListParagraph"/>
        <w:rPr>
          <w:rFonts w:asciiTheme="minorHAnsi" w:eastAsiaTheme="minorHAnsi" w:hAnsiTheme="minorHAnsi" w:cstheme="minorBidi"/>
          <w:sz w:val="22"/>
        </w:rPr>
      </w:pPr>
    </w:p>
    <w:p w:rsidR="00541439" w:rsidRDefault="00541439" w:rsidP="00AA22BE">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Предлага списък с текущи и предстоящи събития в цялата страна;</w:t>
      </w:r>
    </w:p>
    <w:p w:rsidR="00B65AD0" w:rsidRPr="00B65AD0" w:rsidRDefault="00B65AD0" w:rsidP="00B65AD0">
      <w:pPr>
        <w:pStyle w:val="ListParagraph"/>
        <w:rPr>
          <w:rFonts w:asciiTheme="minorHAnsi" w:eastAsiaTheme="minorHAnsi" w:hAnsiTheme="minorHAnsi" w:cstheme="minorBidi"/>
          <w:sz w:val="22"/>
        </w:rPr>
      </w:pPr>
    </w:p>
    <w:p w:rsidR="00B65AD0" w:rsidRDefault="00B65AD0" w:rsidP="00AA22BE">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 xml:space="preserve">Добавен е списък със 100-те национални исторически обекта; </w:t>
      </w:r>
    </w:p>
    <w:p w:rsidR="00993B32" w:rsidRPr="00993B32" w:rsidRDefault="00993B32" w:rsidP="00993B32">
      <w:pPr>
        <w:pStyle w:val="ListParagraph"/>
        <w:rPr>
          <w:rFonts w:asciiTheme="minorHAnsi" w:eastAsiaTheme="minorHAnsi" w:hAnsiTheme="minorHAnsi" w:cstheme="minorBidi"/>
          <w:sz w:val="22"/>
        </w:rPr>
      </w:pPr>
    </w:p>
    <w:p w:rsidR="00993B32" w:rsidRDefault="00993B32" w:rsidP="00993B32">
      <w:pPr>
        <w:rPr>
          <w:lang w:val="bg-BG"/>
        </w:rPr>
      </w:pPr>
      <w:r>
        <w:rPr>
          <w:noProof/>
        </w:rPr>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Default="00993B32" w:rsidP="00993B32">
      <w:pPr>
        <w:rPr>
          <w:lang w:val="bg-BG"/>
        </w:rPr>
      </w:pPr>
    </w:p>
    <w:p w:rsidR="00993B32" w:rsidRDefault="00993B32" w:rsidP="00993B32">
      <w:pPr>
        <w:pStyle w:val="ListParagraph"/>
        <w:numPr>
          <w:ilvl w:val="0"/>
          <w:numId w:val="16"/>
        </w:numPr>
        <w:rPr>
          <w:rFonts w:asciiTheme="minorHAnsi" w:eastAsiaTheme="minorHAnsi" w:hAnsiTheme="minorHAnsi" w:cstheme="minorBidi"/>
          <w:sz w:val="22"/>
        </w:rPr>
      </w:pPr>
      <w:r w:rsidRPr="00993B32">
        <w:rPr>
          <w:rFonts w:asciiTheme="minorHAnsi" w:eastAsiaTheme="minorHAnsi" w:hAnsiTheme="minorHAnsi" w:cstheme="minorBidi"/>
          <w:sz w:val="22"/>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w:t>
      </w:r>
      <w:r>
        <w:rPr>
          <w:rFonts w:asciiTheme="minorHAnsi" w:eastAsiaTheme="minorHAnsi" w:hAnsiTheme="minorHAnsi" w:cstheme="minorBidi"/>
          <w:sz w:val="22"/>
        </w:rPr>
        <w:t xml:space="preserve"> Има опция за филтриране на обектите по категория;</w:t>
      </w:r>
    </w:p>
    <w:p w:rsidR="00993B32" w:rsidRDefault="00993B32" w:rsidP="00993B32"/>
    <w:p w:rsidR="00993B32" w:rsidRPr="00993B32" w:rsidRDefault="00993B32" w:rsidP="00993B32">
      <w:r w:rsidRPr="00993B32">
        <w:rPr>
          <w:noProof/>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F24DE3" w:rsidRDefault="00541439" w:rsidP="00B65AD0">
      <w:pPr>
        <w:pStyle w:val="ListParagraph"/>
        <w:ind w:firstLine="0"/>
        <w:rPr>
          <w:rFonts w:asciiTheme="minorHAnsi" w:eastAsiaTheme="minorHAnsi" w:hAnsiTheme="minorHAnsi" w:cstheme="minorBidi"/>
          <w:sz w:val="22"/>
          <w:lang w:val="en-US"/>
        </w:rPr>
      </w:pPr>
    </w:p>
    <w:p w:rsidR="00BD0E75" w:rsidRPr="00AA22BE" w:rsidRDefault="00BD0E75" w:rsidP="0077511A">
      <w:pPr>
        <w:pStyle w:val="ListParagraph"/>
        <w:ind w:firstLine="0"/>
        <w:rPr>
          <w:rFonts w:asciiTheme="minorHAnsi" w:eastAsiaTheme="minorHAnsi" w:hAnsiTheme="minorHAnsi" w:cstheme="minorBidi"/>
          <w:sz w:val="22"/>
        </w:rPr>
        <w:pPrChange w:id="18" w:author="Mariana" w:date="2017-05-24T11:44:00Z">
          <w:pPr>
            <w:pStyle w:val="ListParagraph"/>
            <w:numPr>
              <w:numId w:val="14"/>
            </w:numPr>
            <w:ind w:hanging="360"/>
          </w:pPr>
        </w:pPrChange>
      </w:pPr>
      <w:del w:id="19" w:author="Mariana" w:date="2017-05-24T11:44:00Z">
        <w:r w:rsidDel="0077511A">
          <w:rPr>
            <w:rFonts w:asciiTheme="minorHAnsi" w:eastAsiaTheme="minorHAnsi" w:hAnsiTheme="minorHAnsi" w:cstheme="minorBidi"/>
            <w:sz w:val="22"/>
          </w:rPr>
          <w:delText>Интерфейсът на мобилната версия не е толкова добър като на десктоп версията;</w:delText>
        </w:r>
      </w:del>
    </w:p>
    <w:p w:rsidR="00AA22BE" w:rsidRDefault="00AA22BE" w:rsidP="00AA22BE"/>
    <w:p w:rsidR="00FF0148" w:rsidRDefault="00FF0148" w:rsidP="00AA22BE"/>
    <w:p w:rsidR="00FF0148" w:rsidRDefault="00FF0148" w:rsidP="00FF0148">
      <w:pPr>
        <w:pStyle w:val="Heading3"/>
        <w:rPr>
          <w:i/>
          <w:lang w:val="en-US"/>
        </w:rPr>
      </w:pPr>
      <w:proofErr w:type="spellStart"/>
      <w:r>
        <w:rPr>
          <w:i/>
          <w:lang w:val="en-US"/>
        </w:rPr>
        <w:t>Sygic</w:t>
      </w:r>
      <w:proofErr w:type="spellEnd"/>
      <w:r>
        <w:rPr>
          <w:i/>
          <w:lang w:val="en-US"/>
        </w:rPr>
        <w:t xml:space="preserve"> Travel</w:t>
      </w:r>
    </w:p>
    <w:p w:rsidR="00FF0148" w:rsidRDefault="00FF0148" w:rsidP="00FF0148">
      <w:hyperlink r:id="rId13" w:history="1">
        <w:r w:rsidRPr="005F4236">
          <w:rPr>
            <w:rStyle w:val="Hyperlink"/>
          </w:rPr>
          <w:t>https://travel.sygic.com</w:t>
        </w:r>
      </w:hyperlink>
    </w:p>
    <w:p w:rsidR="00FF0148" w:rsidRPr="00FF0148" w:rsidRDefault="00FF0148" w:rsidP="00FF0148"/>
    <w:p w:rsidR="00FF0148" w:rsidRDefault="00FF0148" w:rsidP="00FF0148">
      <w:pPr>
        <w:rPr>
          <w:lang w:val="bg-BG"/>
        </w:rPr>
      </w:pPr>
      <w:r>
        <w:rPr>
          <w:lang w:val="bg-BG"/>
        </w:rPr>
        <w:t>Представлява ле</w:t>
      </w:r>
      <w:r w:rsidR="00411850">
        <w:rPr>
          <w:lang w:val="bg-BG"/>
        </w:rPr>
        <w:t xml:space="preserve">сен за използване организатор </w:t>
      </w:r>
      <w:r>
        <w:rPr>
          <w:lang w:val="bg-BG"/>
        </w:rPr>
        <w:t xml:space="preserve"> </w:t>
      </w:r>
      <w:r w:rsidR="00411850">
        <w:rPr>
          <w:lang w:val="bg-BG"/>
        </w:rPr>
        <w:t xml:space="preserve">за </w:t>
      </w:r>
      <w:r>
        <w:rPr>
          <w:lang w:val="bg-BG"/>
        </w:rPr>
        <w:t>посещения на забележителности в даден град ден по ден.</w:t>
      </w:r>
    </w:p>
    <w:p w:rsidR="00FF0148" w:rsidRDefault="00FF0148" w:rsidP="00FF0148">
      <w:pPr>
        <w:pStyle w:val="ListParagraph"/>
        <w:numPr>
          <w:ilvl w:val="0"/>
          <w:numId w:val="14"/>
        </w:numPr>
        <w:rPr>
          <w:rFonts w:asciiTheme="minorHAnsi" w:eastAsiaTheme="minorHAnsi" w:hAnsiTheme="minorHAnsi" w:cstheme="minorBidi"/>
          <w:sz w:val="22"/>
        </w:rPr>
      </w:pPr>
      <w:r w:rsidRPr="003D321E">
        <w:rPr>
          <w:rFonts w:asciiTheme="minorHAnsi" w:eastAsiaTheme="minorHAnsi" w:hAnsiTheme="minorHAnsi" w:cstheme="minorBidi"/>
          <w:sz w:val="22"/>
        </w:rPr>
        <w:t>Още с</w:t>
      </w:r>
      <w:r w:rsidR="003D321E">
        <w:rPr>
          <w:rFonts w:asciiTheme="minorHAnsi" w:eastAsiaTheme="minorHAnsi" w:hAnsiTheme="minorHAnsi" w:cstheme="minorBidi"/>
          <w:sz w:val="22"/>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Pr>
          <w:rFonts w:asciiTheme="minorHAnsi" w:eastAsiaTheme="minorHAnsi" w:hAnsiTheme="minorHAnsi" w:cstheme="minorBidi"/>
          <w:sz w:val="22"/>
        </w:rPr>
        <w:t xml:space="preserve"> приложението изготвя примерна програма за всеки ден, която може да се редактира;</w:t>
      </w:r>
    </w:p>
    <w:p w:rsidR="00411850" w:rsidRDefault="00411850" w:rsidP="00411850">
      <w:pPr>
        <w:pStyle w:val="ListParagraph"/>
        <w:ind w:firstLine="0"/>
        <w:rPr>
          <w:rFonts w:asciiTheme="minorHAnsi" w:eastAsiaTheme="minorHAnsi" w:hAnsiTheme="minorHAnsi" w:cstheme="minorBidi"/>
          <w:sz w:val="22"/>
        </w:rPr>
      </w:pPr>
    </w:p>
    <w:p w:rsidR="00411850" w:rsidRDefault="00411850" w:rsidP="00FF0148">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Локацията на забележителностите е изобразена на географска карта;</w:t>
      </w:r>
    </w:p>
    <w:p w:rsidR="00411850" w:rsidRPr="00411850" w:rsidRDefault="00411850" w:rsidP="00411850">
      <w:pPr>
        <w:pStyle w:val="ListParagraph"/>
        <w:rPr>
          <w:rFonts w:asciiTheme="minorHAnsi" w:eastAsiaTheme="minorHAnsi" w:hAnsiTheme="minorHAnsi" w:cstheme="minorBidi"/>
          <w:sz w:val="22"/>
        </w:rPr>
      </w:pPr>
    </w:p>
    <w:p w:rsidR="00411850" w:rsidRDefault="00411850" w:rsidP="00FF0148">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AA394A" w:rsidRDefault="00AA394A" w:rsidP="00AA394A">
      <w:pPr>
        <w:pStyle w:val="ListParagraph"/>
        <w:rPr>
          <w:rFonts w:asciiTheme="minorHAnsi" w:eastAsiaTheme="minorHAnsi" w:hAnsiTheme="minorHAnsi" w:cstheme="minorBidi"/>
          <w:sz w:val="22"/>
        </w:rPr>
      </w:pPr>
    </w:p>
    <w:p w:rsidR="00AA394A" w:rsidRPr="00411850" w:rsidRDefault="00AA394A" w:rsidP="00FF0148">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 xml:space="preserve">Местата могат да се филтрират по категории. Част от тях са: забележителности, шопинг, ресторанти, </w:t>
      </w:r>
      <w:r w:rsidR="001626B7">
        <w:rPr>
          <w:rFonts w:asciiTheme="minorHAnsi" w:eastAsiaTheme="minorHAnsi" w:hAnsiTheme="minorHAnsi" w:cstheme="minorBidi"/>
          <w:sz w:val="22"/>
        </w:rPr>
        <w:t xml:space="preserve">музеи, ноще живот, спорт, почивка и др. Всяка от категориите има и </w:t>
      </w:r>
      <w:r w:rsidR="001626B7">
        <w:rPr>
          <w:rFonts w:asciiTheme="minorHAnsi" w:eastAsiaTheme="minorHAnsi" w:hAnsiTheme="minorHAnsi" w:cstheme="minorBidi"/>
          <w:sz w:val="22"/>
        </w:rPr>
        <w:lastRenderedPageBreak/>
        <w:t>подкатегории. По такъв начин потребителят може да си изгтви програма само с местата, които са по негов вкус;</w:t>
      </w:r>
    </w:p>
    <w:p w:rsidR="00411850" w:rsidRDefault="00411850" w:rsidP="00411850"/>
    <w:p w:rsidR="00411850" w:rsidRPr="00411850" w:rsidRDefault="00411850" w:rsidP="00411850">
      <w:r w:rsidRPr="00411850">
        <w:rPr>
          <w:noProof/>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Default="00FF0148" w:rsidP="00AA22BE"/>
    <w:p w:rsidR="001626B7" w:rsidRDefault="001626B7" w:rsidP="001626B7">
      <w:pPr>
        <w:pStyle w:val="ListParagraph"/>
        <w:numPr>
          <w:ilvl w:val="0"/>
          <w:numId w:val="18"/>
        </w:numPr>
        <w:rPr>
          <w:rFonts w:asciiTheme="minorHAnsi" w:eastAsiaTheme="minorHAnsi" w:hAnsiTheme="minorHAnsi" w:cstheme="minorBidi"/>
          <w:sz w:val="22"/>
        </w:rPr>
      </w:pPr>
      <w:r>
        <w:rPr>
          <w:rFonts w:asciiTheme="minorHAnsi" w:eastAsiaTheme="minorHAnsi" w:hAnsiTheme="minorHAnsi" w:cstheme="minorBidi"/>
          <w:sz w:val="22"/>
        </w:rPr>
        <w:t xml:space="preserve">Сайтът предлага </w:t>
      </w:r>
      <w:r w:rsidRPr="001626B7">
        <w:rPr>
          <w:rFonts w:asciiTheme="minorHAnsi" w:eastAsiaTheme="minorHAnsi" w:hAnsiTheme="minorHAnsi" w:cstheme="minorBidi"/>
          <w:sz w:val="22"/>
        </w:rPr>
        <w:t>актуална карта на метрото на града</w:t>
      </w:r>
      <w:r>
        <w:rPr>
          <w:rFonts w:asciiTheme="minorHAnsi" w:eastAsiaTheme="minorHAnsi" w:hAnsiTheme="minorHAnsi" w:cstheme="minorBidi"/>
          <w:sz w:val="22"/>
        </w:rPr>
        <w:t xml:space="preserve"> и възможност за намемане на кола под наем;</w:t>
      </w:r>
    </w:p>
    <w:p w:rsidR="00A53115" w:rsidRDefault="00A53115" w:rsidP="00A53115">
      <w:pPr>
        <w:pStyle w:val="ListParagraph"/>
        <w:ind w:firstLine="0"/>
        <w:rPr>
          <w:rFonts w:asciiTheme="minorHAnsi" w:eastAsiaTheme="minorHAnsi" w:hAnsiTheme="minorHAnsi" w:cstheme="minorBidi"/>
          <w:sz w:val="22"/>
        </w:rPr>
      </w:pPr>
    </w:p>
    <w:p w:rsidR="001626B7" w:rsidRDefault="001626B7" w:rsidP="001626B7">
      <w:pPr>
        <w:pStyle w:val="ListParagraph"/>
        <w:numPr>
          <w:ilvl w:val="0"/>
          <w:numId w:val="18"/>
        </w:numPr>
        <w:rPr>
          <w:rFonts w:asciiTheme="minorHAnsi" w:eastAsiaTheme="minorHAnsi" w:hAnsiTheme="minorHAnsi" w:cstheme="minorBidi"/>
          <w:sz w:val="22"/>
        </w:rPr>
      </w:pPr>
      <w:r>
        <w:rPr>
          <w:rFonts w:asciiTheme="minorHAnsi" w:eastAsiaTheme="minorHAnsi" w:hAnsiTheme="minorHAnsi" w:cstheme="minorBidi"/>
          <w:sz w:val="22"/>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Pr>
          <w:rFonts w:asciiTheme="minorHAnsi" w:eastAsiaTheme="minorHAnsi" w:hAnsiTheme="minorHAnsi" w:cstheme="minorBidi"/>
          <w:sz w:val="22"/>
        </w:rPr>
        <w:t>юта, тип и др. Към филтрите могат да се добавят още много изисквания като наличие на паркинг, басейн, ресторант, безплатен интернет и др;</w:t>
      </w:r>
    </w:p>
    <w:p w:rsidR="00A53115" w:rsidRPr="00A53115" w:rsidRDefault="00A53115" w:rsidP="00A53115"/>
    <w:p w:rsidR="00A53115" w:rsidRDefault="00A53115" w:rsidP="00A53115">
      <w:pPr>
        <w:pStyle w:val="ListParagraph"/>
        <w:numPr>
          <w:ilvl w:val="0"/>
          <w:numId w:val="18"/>
        </w:numPr>
        <w:rPr>
          <w:rFonts w:asciiTheme="minorHAnsi" w:eastAsiaTheme="minorHAnsi" w:hAnsiTheme="minorHAnsi" w:cstheme="minorBidi"/>
          <w:sz w:val="22"/>
        </w:rPr>
      </w:pPr>
      <w:r>
        <w:rPr>
          <w:rFonts w:asciiTheme="minorHAnsi" w:eastAsiaTheme="minorHAnsi" w:hAnsiTheme="minorHAnsi" w:cstheme="minorBidi"/>
          <w:sz w:val="22"/>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Default="00A53115" w:rsidP="00A53115">
      <w:pPr>
        <w:pStyle w:val="ListParagraph"/>
        <w:ind w:firstLine="0"/>
        <w:rPr>
          <w:rFonts w:asciiTheme="minorHAnsi" w:eastAsiaTheme="minorHAnsi" w:hAnsiTheme="minorHAnsi" w:cstheme="minorBidi"/>
          <w:sz w:val="22"/>
        </w:rPr>
      </w:pPr>
    </w:p>
    <w:p w:rsidR="00A53115" w:rsidRDefault="00A53115" w:rsidP="00A53115">
      <w:pPr>
        <w:pStyle w:val="ListParagraph"/>
        <w:numPr>
          <w:ilvl w:val="0"/>
          <w:numId w:val="18"/>
        </w:numPr>
        <w:rPr>
          <w:rFonts w:asciiTheme="minorHAnsi" w:eastAsiaTheme="minorHAnsi" w:hAnsiTheme="minorHAnsi" w:cstheme="minorBidi"/>
          <w:sz w:val="22"/>
        </w:rPr>
      </w:pPr>
      <w:r>
        <w:rPr>
          <w:rFonts w:asciiTheme="minorHAnsi" w:eastAsiaTheme="minorHAnsi" w:hAnsiTheme="minorHAnsi" w:cstheme="minorBidi"/>
          <w:sz w:val="22"/>
        </w:rPr>
        <w:t>Всеки потребител има лист със всички пътешествия, които е планирал и запазил;</w:t>
      </w:r>
    </w:p>
    <w:p w:rsidR="00A53115" w:rsidRPr="00A53115" w:rsidRDefault="00A53115" w:rsidP="00A53115">
      <w:pPr>
        <w:pStyle w:val="ListParagraph"/>
        <w:rPr>
          <w:rFonts w:asciiTheme="minorHAnsi" w:eastAsiaTheme="minorHAnsi" w:hAnsiTheme="minorHAnsi" w:cstheme="minorBidi"/>
          <w:sz w:val="22"/>
        </w:rPr>
      </w:pPr>
    </w:p>
    <w:p w:rsidR="00A53115" w:rsidRDefault="00A53115" w:rsidP="00A53115">
      <w:pPr>
        <w:pStyle w:val="ListParagraph"/>
        <w:numPr>
          <w:ilvl w:val="0"/>
          <w:numId w:val="18"/>
        </w:numPr>
        <w:rPr>
          <w:rFonts w:asciiTheme="minorHAnsi" w:eastAsiaTheme="minorHAnsi" w:hAnsiTheme="minorHAnsi" w:cstheme="minorBidi"/>
          <w:sz w:val="22"/>
        </w:rPr>
      </w:pPr>
      <w:r>
        <w:rPr>
          <w:rFonts w:asciiTheme="minorHAnsi" w:eastAsiaTheme="minorHAnsi" w:hAnsiTheme="minorHAnsi" w:cstheme="minorBidi"/>
          <w:sz w:val="22"/>
        </w:rPr>
        <w:t>Има за възможност за покана на други потребители, които да участват в планирането на пътешествието;</w:t>
      </w:r>
    </w:p>
    <w:p w:rsidR="001021BD" w:rsidRPr="001021BD" w:rsidRDefault="001021BD" w:rsidP="001021BD">
      <w:pPr>
        <w:pStyle w:val="ListParagraph"/>
        <w:rPr>
          <w:rFonts w:asciiTheme="minorHAnsi" w:eastAsiaTheme="minorHAnsi" w:hAnsiTheme="minorHAnsi" w:cstheme="minorBidi"/>
          <w:sz w:val="22"/>
        </w:rPr>
      </w:pPr>
    </w:p>
    <w:p w:rsidR="001021BD" w:rsidRDefault="001021BD" w:rsidP="001021BD"/>
    <w:p w:rsidR="001021BD" w:rsidRDefault="00DF1C86" w:rsidP="001021BD">
      <w:pPr>
        <w:pStyle w:val="Heading2"/>
      </w:pPr>
      <w:bookmarkStart w:id="20" w:name="_Toc453015798"/>
      <w:r>
        <w:lastRenderedPageBreak/>
        <w:t>С</w:t>
      </w:r>
      <w:r w:rsidR="001021BD">
        <w:t>равнителен анализ на решенията</w:t>
      </w:r>
      <w:bookmarkEnd w:id="20"/>
    </w:p>
    <w:p w:rsidR="0004053E" w:rsidRPr="0004053E" w:rsidRDefault="0004053E" w:rsidP="0004053E">
      <w:pPr>
        <w:rPr>
          <w:lang w:val="bg-BG"/>
        </w:rPr>
      </w:pPr>
      <w:r>
        <w:rPr>
          <w:lang w:val="bg-BG"/>
        </w:rPr>
        <w:t>За сравнителен анализ ще се използват трите приложения от точка 2.2.</w:t>
      </w:r>
    </w:p>
    <w:p w:rsidR="00E93ADB" w:rsidRDefault="0004053E" w:rsidP="001021BD">
      <w:pPr>
        <w:rPr>
          <w:ins w:id="21" w:author="Mariana" w:date="2017-05-24T11:25:00Z"/>
          <w:lang w:val="bg-BG"/>
        </w:rPr>
      </w:pPr>
      <w:r>
        <w:rPr>
          <w:lang w:val="bg-BG"/>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Default="0004053E" w:rsidP="001021BD">
      <w:pPr>
        <w:rPr>
          <w:ins w:id="22" w:author="Mariana" w:date="2017-05-24T11:29:00Z"/>
          <w:lang w:val="bg-BG"/>
        </w:rPr>
      </w:pPr>
      <w:r>
        <w:rPr>
          <w:lang w:val="bg-BG"/>
        </w:rPr>
        <w:t>Наличието на приятен и интуитивен интерфейс спомага за превръщането на организацията</w:t>
      </w:r>
      <w:ins w:id="23" w:author="Mariana" w:date="2017-05-24T11:27:00Z">
        <w:r w:rsidR="003D5B8A">
          <w:rPr>
            <w:lang w:val="bg-BG"/>
          </w:rPr>
          <w:t xml:space="preserve"> на пътуване </w:t>
        </w:r>
      </w:ins>
      <w:r>
        <w:rPr>
          <w:lang w:val="bg-BG"/>
        </w:rPr>
        <w:t xml:space="preserve"> в един вълнуващ и интересен процес. </w:t>
      </w:r>
      <w:r w:rsidR="00A66269">
        <w:rPr>
          <w:lang w:val="bg-BG"/>
        </w:rPr>
        <w:t xml:space="preserve">Определянето на интерфейс като добър е доста субективно и индивидуално. За един потребител може да е по-интуитивен интерфейсът на </w:t>
      </w:r>
      <w:proofErr w:type="spellStart"/>
      <w:ins w:id="24" w:author="Mariana" w:date="2017-05-24T11:18:00Z">
        <w:r w:rsidR="00A66269">
          <w:t>TripAdvisor</w:t>
        </w:r>
      </w:ins>
      <w:proofErr w:type="spellEnd"/>
      <w:ins w:id="25" w:author="Mariana" w:date="2017-05-24T11:19:00Z">
        <w:r w:rsidR="00A66269">
          <w:t xml:space="preserve">, </w:t>
        </w:r>
        <w:r w:rsidR="00A66269">
          <w:rPr>
            <w:lang w:val="bg-BG"/>
          </w:rPr>
          <w:t xml:space="preserve">за друг – този на </w:t>
        </w:r>
        <w:proofErr w:type="spellStart"/>
        <w:r w:rsidR="00A66269">
          <w:t>Sygic</w:t>
        </w:r>
        <w:proofErr w:type="spellEnd"/>
        <w:r w:rsidR="00A66269">
          <w:t xml:space="preserve">. </w:t>
        </w:r>
      </w:ins>
      <w:ins w:id="26" w:author="Mariana" w:date="2017-05-24T11:23:00Z">
        <w:r w:rsidR="00A66269">
          <w:t xml:space="preserve">A </w:t>
        </w:r>
        <w:r w:rsidR="00A66269">
          <w:rPr>
            <w:lang w:val="bg-BG"/>
          </w:rPr>
          <w:t xml:space="preserve">макар нов и изцяло български сайт, </w:t>
        </w:r>
        <w:r w:rsidR="00A66269">
          <w:t xml:space="preserve">opoznai.bg </w:t>
        </w:r>
        <w:r w:rsidR="00A66269">
          <w:rPr>
            <w:lang w:val="bg-BG"/>
          </w:rPr>
          <w:t xml:space="preserve">също може да се похвали с добър интерфейс. </w:t>
        </w:r>
      </w:ins>
      <w:ins w:id="27" w:author="Mariana" w:date="2017-05-24T11:25:00Z">
        <w:r w:rsidR="00E93ADB">
          <w:rPr>
            <w:lang w:val="bg-BG"/>
          </w:rPr>
          <w:t xml:space="preserve">Освен това той има друго голямо предимство </w:t>
        </w:r>
      </w:ins>
      <w:ins w:id="28" w:author="Mariana" w:date="2017-05-24T11:26:00Z">
        <w:r w:rsidR="00E93ADB">
          <w:rPr>
            <w:lang w:val="bg-BG"/>
          </w:rPr>
          <w:t>за хора, които не говорят чужди езици – сайтът е изцяло на български.</w:t>
        </w:r>
      </w:ins>
    </w:p>
    <w:p w:rsidR="003D5B8A" w:rsidDel="00BB3F73" w:rsidRDefault="003D5B8A" w:rsidP="001021BD">
      <w:pPr>
        <w:rPr>
          <w:del w:id="29" w:author="Mariana" w:date="2017-05-24T11:33:00Z"/>
        </w:rPr>
      </w:pPr>
      <w:ins w:id="30" w:author="Mariana" w:date="2017-05-24T11:29:00Z">
        <w:r>
          <w:rPr>
            <w:lang w:val="bg-BG"/>
          </w:rPr>
          <w:t xml:space="preserve">Друг критерий за използваемост е наличието на мобилна версия на сайта или приложението. </w:t>
        </w:r>
      </w:ins>
      <w:ins w:id="31" w:author="Mariana" w:date="2017-05-24T11:30:00Z">
        <w:r>
          <w:t xml:space="preserve">Trip </w:t>
        </w:r>
      </w:ins>
      <w:ins w:id="32" w:author="Mariana" w:date="2017-05-24T11:31:00Z">
        <w:r>
          <w:t>A</w:t>
        </w:r>
      </w:ins>
      <w:ins w:id="33" w:author="Mariana" w:date="2017-05-24T11:30:00Z">
        <w:r>
          <w:t xml:space="preserve">dvisor </w:t>
        </w:r>
      </w:ins>
      <w:ins w:id="34" w:author="Mariana" w:date="2017-05-24T11:31:00Z">
        <w:r>
          <w:rPr>
            <w:lang w:val="bg-BG"/>
          </w:rPr>
          <w:t xml:space="preserve">има приложение, налично за най-известните </w:t>
        </w:r>
      </w:ins>
      <w:ins w:id="35" w:author="Mariana" w:date="2017-05-24T11:32:00Z">
        <w:r>
          <w:rPr>
            <w:lang w:val="bg-BG"/>
          </w:rPr>
          <w:t xml:space="preserve">операционни системи – </w:t>
        </w:r>
        <w:r>
          <w:t xml:space="preserve">iOS, Android </w:t>
        </w:r>
        <w:r>
          <w:rPr>
            <w:lang w:val="bg-BG"/>
          </w:rPr>
          <w:t xml:space="preserve">и </w:t>
        </w:r>
        <w:r>
          <w:t>Windows Phone.</w:t>
        </w:r>
      </w:ins>
      <w:ins w:id="36" w:author="Mariana" w:date="2017-05-24T11:33:00Z">
        <w:r w:rsidRPr="003D5B8A" w:rsidDel="003D5B8A">
          <w:t xml:space="preserve"> </w:t>
        </w:r>
      </w:ins>
      <w:ins w:id="37" w:author="Mariana" w:date="2017-05-24T11:36:00Z">
        <w:r w:rsidR="00184E65">
          <w:rPr>
            <w:lang w:val="bg-BG"/>
          </w:rPr>
          <w:t xml:space="preserve">Към момента няма приложение на </w:t>
        </w:r>
        <w:proofErr w:type="spellStart"/>
        <w:r w:rsidR="00184E65">
          <w:t>Sygic</w:t>
        </w:r>
        <w:proofErr w:type="spellEnd"/>
        <w:r w:rsidR="00184E65">
          <w:t xml:space="preserve"> </w:t>
        </w:r>
        <w:r w:rsidR="00184E65">
          <w:rPr>
            <w:lang w:val="bg-BG"/>
          </w:rPr>
          <w:t xml:space="preserve">за </w:t>
        </w:r>
        <w:r w:rsidR="00184E65">
          <w:t>Windows Phone</w:t>
        </w:r>
      </w:ins>
      <w:ins w:id="38" w:author="Mariana" w:date="2017-05-24T11:39:00Z">
        <w:r w:rsidR="00184E65">
          <w:t xml:space="preserve">, </w:t>
        </w:r>
        <w:r w:rsidR="00184E65">
          <w:rPr>
            <w:lang w:val="bg-BG"/>
          </w:rPr>
          <w:t>но мобилната версия на сайта е сравнително използваема</w:t>
        </w:r>
      </w:ins>
      <w:ins w:id="39" w:author="Mariana" w:date="2017-05-24T11:40:00Z">
        <w:r w:rsidR="00184E65">
          <w:rPr>
            <w:lang w:val="bg-BG"/>
          </w:rPr>
          <w:t xml:space="preserve"> и на мобилни устройства</w:t>
        </w:r>
      </w:ins>
      <w:ins w:id="40" w:author="Mariana" w:date="2017-05-24T11:39:00Z">
        <w:r w:rsidR="00184E65">
          <w:rPr>
            <w:lang w:val="bg-BG"/>
          </w:rPr>
          <w:t>.</w:t>
        </w:r>
      </w:ins>
      <w:ins w:id="41" w:author="Mariana" w:date="2017-05-24T11:46:00Z">
        <w:r w:rsidR="00BB3F73">
          <w:t xml:space="preserve"> Opoznai.bg </w:t>
        </w:r>
        <w:r w:rsidR="00BB3F73">
          <w:rPr>
            <w:lang w:val="bg-BG"/>
          </w:rPr>
          <w:t xml:space="preserve">също имат </w:t>
        </w:r>
      </w:ins>
      <w:ins w:id="42" w:author="Mariana" w:date="2017-05-24T11:47:00Z">
        <w:r w:rsidR="00BB3F73">
          <w:rPr>
            <w:lang w:val="bg-BG"/>
          </w:rPr>
          <w:t xml:space="preserve">много удобно </w:t>
        </w:r>
      </w:ins>
      <w:ins w:id="43" w:author="Mariana" w:date="2017-05-24T11:46:00Z">
        <w:r w:rsidR="00BB3F73">
          <w:rPr>
            <w:lang w:val="bg-BG"/>
          </w:rPr>
          <w:t xml:space="preserve">приложение за </w:t>
        </w:r>
      </w:ins>
      <w:ins w:id="44" w:author="Mariana" w:date="2017-05-24T11:47:00Z">
        <w:r w:rsidR="00BB3F73">
          <w:t xml:space="preserve">Android </w:t>
        </w:r>
        <w:r w:rsidR="00BB3F73">
          <w:rPr>
            <w:lang w:val="bg-BG"/>
          </w:rPr>
          <w:t>и</w:t>
        </w:r>
        <w:r w:rsidR="00BB3F73">
          <w:t xml:space="preserve"> iOS</w:t>
        </w:r>
      </w:ins>
      <w:ins w:id="45" w:author="Mariana" w:date="2017-05-24T11:48:00Z">
        <w:r w:rsidR="00BB3F73">
          <w:rPr>
            <w:lang w:val="bg-BG"/>
          </w:rPr>
          <w:t xml:space="preserve">, аи мобилната версия на сайта е доста удобна и може безпроблемно да се използва на </w:t>
        </w:r>
        <w:r w:rsidR="00BB3F73">
          <w:t>Windows Phone.</w:t>
        </w:r>
      </w:ins>
    </w:p>
    <w:p w:rsidR="00BB3F73" w:rsidRDefault="00BB3F73" w:rsidP="001021BD">
      <w:pPr>
        <w:rPr>
          <w:ins w:id="46" w:author="Mariana" w:date="2017-05-24T11:49:00Z"/>
        </w:rPr>
      </w:pPr>
    </w:p>
    <w:p w:rsidR="00BB3F73" w:rsidRPr="00BB3F73" w:rsidRDefault="00BB3F73" w:rsidP="001021BD">
      <w:pPr>
        <w:rPr>
          <w:ins w:id="47" w:author="Mariana" w:date="2017-05-24T11:49:00Z"/>
          <w:lang w:val="bg-BG"/>
          <w:rPrChange w:id="48" w:author="Mariana" w:date="2017-05-24T11:49:00Z">
            <w:rPr>
              <w:ins w:id="49" w:author="Mariana" w:date="2017-05-24T11:49:00Z"/>
            </w:rPr>
          </w:rPrChange>
        </w:rPr>
      </w:pPr>
      <w:ins w:id="50" w:author="Mariana" w:date="2017-05-24T11:52:00Z">
        <w:r>
          <w:rPr>
            <w:lang w:val="bg-BG"/>
          </w:rPr>
          <w:t>Да се направи функционално сравнение на всеки от трите софтуера не е лесно, тъй като всеки от тях предлага изключително голям набор от функции.</w:t>
        </w:r>
      </w:ins>
      <w:bookmarkStart w:id="51" w:name="_GoBack"/>
      <w:bookmarkEnd w:id="51"/>
    </w:p>
    <w:p w:rsidR="003D5B8A" w:rsidRPr="003D5B8A" w:rsidRDefault="003D5B8A" w:rsidP="001021BD">
      <w:pPr>
        <w:rPr>
          <w:ins w:id="52" w:author="Mariana" w:date="2017-05-24T11:34:00Z"/>
          <w:rPrChange w:id="53" w:author="Mariana" w:date="2017-05-24T11:32:00Z">
            <w:rPr>
              <w:ins w:id="54" w:author="Mariana" w:date="2017-05-24T11:34:00Z"/>
              <w:lang w:val="bg-BG"/>
            </w:rPr>
          </w:rPrChange>
        </w:rPr>
      </w:pPr>
    </w:p>
    <w:p w:rsidR="0004053E" w:rsidRPr="0004053E" w:rsidRDefault="0004053E" w:rsidP="001021BD">
      <w:pPr>
        <w:rPr>
          <w:lang w:val="bg-BG"/>
        </w:rPr>
      </w:pPr>
    </w:p>
    <w:sectPr w:rsidR="0004053E" w:rsidRPr="000405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nsid w:val="04A61012"/>
    <w:multiLevelType w:val="hybridMultilevel"/>
    <w:tmpl w:val="508C7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5A439C"/>
    <w:multiLevelType w:val="multilevel"/>
    <w:tmpl w:val="1222185E"/>
    <w:lvl w:ilvl="0">
      <w:start w:val="1"/>
      <w:numFmt w:val="decimal"/>
      <w:pStyle w:val="Heading1"/>
      <w:lvlText w:val="%1."/>
      <w:lvlJc w:val="left"/>
      <w:pPr>
        <w:ind w:left="432" w:hanging="432"/>
      </w:pPr>
      <w:rPr>
        <w:rFonts w:hint="default"/>
        <w:i w:val="0"/>
        <w:sz w:val="36"/>
      </w:rPr>
    </w:lvl>
    <w:lvl w:ilvl="1">
      <w:start w:val="1"/>
      <w:numFmt w:val="decimal"/>
      <w:pStyle w:val="Heading2"/>
      <w:lvlText w:val="%1.%2."/>
      <w:lvlJc w:val="left"/>
      <w:pPr>
        <w:ind w:left="576" w:hanging="576"/>
      </w:pPr>
      <w:rPr>
        <w:rFonts w:ascii="Times New Roman" w:hAnsi="Times New Roman" w:cs="Times New Roman" w:hint="default"/>
        <w:i w:val="0"/>
        <w:color w:val="auto"/>
      </w:rPr>
    </w:lvl>
    <w:lvl w:ilvl="2">
      <w:start w:val="1"/>
      <w:numFmt w:val="decimal"/>
      <w:pStyle w:val="Heading3"/>
      <w:lvlText w:val="%1.%2.%3."/>
      <w:lvlJc w:val="left"/>
      <w:pPr>
        <w:ind w:left="720" w:hanging="720"/>
      </w:pPr>
      <w:rPr>
        <w:rFonts w:ascii="Times New Roman" w:hAnsi="Times New Roman" w:hint="default"/>
        <w:b/>
        <w:i/>
        <w:sz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ADE67CA"/>
    <w:multiLevelType w:val="hybridMultilevel"/>
    <w:tmpl w:val="06FC4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5">
    <w:nsid w:val="1C981793"/>
    <w:multiLevelType w:val="hybridMultilevel"/>
    <w:tmpl w:val="FFC0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8">
    <w:nsid w:val="2A59471B"/>
    <w:multiLevelType w:val="hybridMultilevel"/>
    <w:tmpl w:val="50AAF2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63B85B25"/>
    <w:multiLevelType w:val="hybridMultilevel"/>
    <w:tmpl w:val="F6B2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855F72"/>
    <w:multiLevelType w:val="hybridMultilevel"/>
    <w:tmpl w:val="A5E4C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15">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8A2660"/>
    <w:multiLevelType w:val="hybridMultilevel"/>
    <w:tmpl w:val="CBEE163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abstractNumId w:val="2"/>
  </w:num>
  <w:num w:numId="2">
    <w:abstractNumId w:val="11"/>
  </w:num>
  <w:num w:numId="3">
    <w:abstractNumId w:val="14"/>
  </w:num>
  <w:num w:numId="4">
    <w:abstractNumId w:val="1"/>
  </w:num>
  <w:num w:numId="5">
    <w:abstractNumId w:val="2"/>
  </w:num>
  <w:num w:numId="6">
    <w:abstractNumId w:val="0"/>
  </w:num>
  <w:num w:numId="7">
    <w:abstractNumId w:val="16"/>
  </w:num>
  <w:num w:numId="8">
    <w:abstractNumId w:val="7"/>
  </w:num>
  <w:num w:numId="9">
    <w:abstractNumId w:val="4"/>
  </w:num>
  <w:num w:numId="10">
    <w:abstractNumId w:val="8"/>
  </w:num>
  <w:num w:numId="11">
    <w:abstractNumId w:val="5"/>
  </w:num>
  <w:num w:numId="12">
    <w:abstractNumId w:val="10"/>
  </w:num>
  <w:num w:numId="13">
    <w:abstractNumId w:val="12"/>
  </w:num>
  <w:num w:numId="14">
    <w:abstractNumId w:val="15"/>
  </w:num>
  <w:num w:numId="15">
    <w:abstractNumId w:val="3"/>
  </w:num>
  <w:num w:numId="16">
    <w:abstractNumId w:val="6"/>
  </w:num>
  <w:num w:numId="17">
    <w:abstractNumId w:val="13"/>
  </w:num>
  <w:num w:numId="18">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iana">
    <w15:presenceInfo w15:providerId="None" w15:userId="Mari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35DD5"/>
    <w:rsid w:val="0003790F"/>
    <w:rsid w:val="00037CE6"/>
    <w:rsid w:val="0004053E"/>
    <w:rsid w:val="001021BD"/>
    <w:rsid w:val="001626B7"/>
    <w:rsid w:val="00173EF9"/>
    <w:rsid w:val="00177DA7"/>
    <w:rsid w:val="00183D13"/>
    <w:rsid w:val="00184E65"/>
    <w:rsid w:val="001C72E1"/>
    <w:rsid w:val="001D2024"/>
    <w:rsid w:val="001E1790"/>
    <w:rsid w:val="00242592"/>
    <w:rsid w:val="002B6705"/>
    <w:rsid w:val="002D360D"/>
    <w:rsid w:val="00302ACF"/>
    <w:rsid w:val="00332C54"/>
    <w:rsid w:val="00382EE0"/>
    <w:rsid w:val="003D321E"/>
    <w:rsid w:val="003D5B8A"/>
    <w:rsid w:val="003D6437"/>
    <w:rsid w:val="003E4E22"/>
    <w:rsid w:val="00411850"/>
    <w:rsid w:val="004209D3"/>
    <w:rsid w:val="00426C17"/>
    <w:rsid w:val="004664DB"/>
    <w:rsid w:val="00483332"/>
    <w:rsid w:val="00487FC2"/>
    <w:rsid w:val="00491F2E"/>
    <w:rsid w:val="004E5486"/>
    <w:rsid w:val="00525887"/>
    <w:rsid w:val="00541439"/>
    <w:rsid w:val="0057575D"/>
    <w:rsid w:val="00576022"/>
    <w:rsid w:val="005C6AFF"/>
    <w:rsid w:val="005E6B92"/>
    <w:rsid w:val="006167A8"/>
    <w:rsid w:val="006240C0"/>
    <w:rsid w:val="006354DC"/>
    <w:rsid w:val="00683115"/>
    <w:rsid w:val="00697ED0"/>
    <w:rsid w:val="0074343A"/>
    <w:rsid w:val="00755537"/>
    <w:rsid w:val="0077511A"/>
    <w:rsid w:val="007764DC"/>
    <w:rsid w:val="007C6DFF"/>
    <w:rsid w:val="00820C41"/>
    <w:rsid w:val="00853688"/>
    <w:rsid w:val="00874852"/>
    <w:rsid w:val="008F2680"/>
    <w:rsid w:val="00914D08"/>
    <w:rsid w:val="00993B32"/>
    <w:rsid w:val="00994377"/>
    <w:rsid w:val="009B3BAD"/>
    <w:rsid w:val="009E1AA8"/>
    <w:rsid w:val="00A00A22"/>
    <w:rsid w:val="00A53115"/>
    <w:rsid w:val="00A65F0F"/>
    <w:rsid w:val="00A66269"/>
    <w:rsid w:val="00A76E5A"/>
    <w:rsid w:val="00A828B4"/>
    <w:rsid w:val="00AA22BE"/>
    <w:rsid w:val="00AA394A"/>
    <w:rsid w:val="00B151DC"/>
    <w:rsid w:val="00B24448"/>
    <w:rsid w:val="00B33D02"/>
    <w:rsid w:val="00B65AD0"/>
    <w:rsid w:val="00BA7FB8"/>
    <w:rsid w:val="00BB2913"/>
    <w:rsid w:val="00BB3F73"/>
    <w:rsid w:val="00BD0E75"/>
    <w:rsid w:val="00BD6B02"/>
    <w:rsid w:val="00C712FA"/>
    <w:rsid w:val="00CD402E"/>
    <w:rsid w:val="00CF46B8"/>
    <w:rsid w:val="00CF4E11"/>
    <w:rsid w:val="00D048C9"/>
    <w:rsid w:val="00D07D21"/>
    <w:rsid w:val="00D13558"/>
    <w:rsid w:val="00D306C2"/>
    <w:rsid w:val="00D32CBB"/>
    <w:rsid w:val="00D33540"/>
    <w:rsid w:val="00DA64E9"/>
    <w:rsid w:val="00DD360C"/>
    <w:rsid w:val="00DF1C86"/>
    <w:rsid w:val="00E05962"/>
    <w:rsid w:val="00E2139B"/>
    <w:rsid w:val="00E546E0"/>
    <w:rsid w:val="00E932F3"/>
    <w:rsid w:val="00E93ADB"/>
    <w:rsid w:val="00EC4398"/>
    <w:rsid w:val="00EE4AB5"/>
    <w:rsid w:val="00EF15BC"/>
    <w:rsid w:val="00F20128"/>
    <w:rsid w:val="00F24DE3"/>
    <w:rsid w:val="00F5305B"/>
    <w:rsid w:val="00F7458F"/>
    <w:rsid w:val="00F87A0D"/>
    <w:rsid w:val="00FF0148"/>
    <w:rsid w:val="00FF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Heading2">
    <w:name w:val="heading 2"/>
    <w:basedOn w:val="Normal"/>
    <w:next w:val="Normal"/>
    <w:link w:val="Heading2Char"/>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Heading3">
    <w:name w:val="heading 3"/>
    <w:basedOn w:val="Normal"/>
    <w:next w:val="Normal"/>
    <w:link w:val="Heading3Char"/>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Heading4">
    <w:name w:val="heading 4"/>
    <w:basedOn w:val="Normal"/>
    <w:next w:val="Normal"/>
    <w:link w:val="Heading4Char"/>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Heading5">
    <w:name w:val="heading 5"/>
    <w:basedOn w:val="Normal"/>
    <w:next w:val="Normal"/>
    <w:link w:val="Heading5Char"/>
    <w:uiPriority w:val="9"/>
    <w:semiHidden/>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Heading6">
    <w:name w:val="heading 6"/>
    <w:basedOn w:val="Normal"/>
    <w:next w:val="Normal"/>
    <w:link w:val="Heading6Char"/>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Heading7">
    <w:name w:val="heading 7"/>
    <w:basedOn w:val="Normal"/>
    <w:next w:val="Normal"/>
    <w:link w:val="Heading7Char"/>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Heading8">
    <w:name w:val="heading 8"/>
    <w:basedOn w:val="Normal"/>
    <w:next w:val="Normal"/>
    <w:link w:val="Heading8Char"/>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Heading9">
    <w:name w:val="heading 9"/>
    <w:basedOn w:val="Normal"/>
    <w:next w:val="Normal"/>
    <w:link w:val="Heading9Char"/>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C41"/>
    <w:rPr>
      <w:rFonts w:ascii="Times New Roman" w:eastAsia="Times New Roman" w:hAnsi="Times New Roman" w:cs="Times New Roman"/>
      <w:b/>
      <w:bCs/>
      <w:kern w:val="32"/>
      <w:sz w:val="32"/>
      <w:szCs w:val="32"/>
      <w:lang w:val="bg-BG"/>
    </w:rPr>
  </w:style>
  <w:style w:type="character" w:customStyle="1" w:styleId="Heading2Char">
    <w:name w:val="Heading 2 Char"/>
    <w:basedOn w:val="DefaultParagraphFont"/>
    <w:link w:val="Heading2"/>
    <w:uiPriority w:val="9"/>
    <w:rsid w:val="00820C41"/>
    <w:rPr>
      <w:rFonts w:ascii="Times New Roman" w:eastAsia="Times New Roman" w:hAnsi="Times New Roman" w:cs="Times New Roman"/>
      <w:b/>
      <w:bCs/>
      <w:iCs/>
      <w:sz w:val="28"/>
      <w:szCs w:val="28"/>
      <w:lang w:val="bg-BG"/>
    </w:rPr>
  </w:style>
  <w:style w:type="character" w:customStyle="1" w:styleId="Heading3Char">
    <w:name w:val="Heading 3 Char"/>
    <w:basedOn w:val="DefaultParagraphFont"/>
    <w:link w:val="Heading3"/>
    <w:uiPriority w:val="9"/>
    <w:rsid w:val="00820C41"/>
    <w:rPr>
      <w:rFonts w:ascii="Times New Roman" w:eastAsia="Times New Roman" w:hAnsi="Times New Roman" w:cs="Times New Roman"/>
      <w:b/>
      <w:bCs/>
      <w:sz w:val="26"/>
      <w:szCs w:val="26"/>
      <w:lang w:val="bg-BG"/>
    </w:rPr>
  </w:style>
  <w:style w:type="character" w:customStyle="1" w:styleId="Heading4Char">
    <w:name w:val="Heading 4 Char"/>
    <w:basedOn w:val="DefaultParagraphFont"/>
    <w:link w:val="Heading4"/>
    <w:uiPriority w:val="9"/>
    <w:rsid w:val="00820C41"/>
    <w:rPr>
      <w:rFonts w:ascii="Times New Roman" w:eastAsia="Times New Roman" w:hAnsi="Times New Roman" w:cs="Times New Roman"/>
      <w:b/>
      <w:bCs/>
      <w:sz w:val="26"/>
      <w:szCs w:val="28"/>
      <w:lang w:val="bg-BG"/>
    </w:rPr>
  </w:style>
  <w:style w:type="character" w:customStyle="1" w:styleId="Heading5Char">
    <w:name w:val="Heading 5 Char"/>
    <w:basedOn w:val="DefaultParagraphFont"/>
    <w:link w:val="Heading5"/>
    <w:uiPriority w:val="9"/>
    <w:semiHidden/>
    <w:rsid w:val="00820C41"/>
    <w:rPr>
      <w:rFonts w:ascii="Calibri" w:eastAsia="Times New Roman" w:hAnsi="Calibri" w:cs="Times New Roman"/>
      <w:b/>
      <w:bCs/>
      <w:i/>
      <w:iCs/>
      <w:sz w:val="26"/>
      <w:szCs w:val="26"/>
      <w:lang w:val="bg-BG"/>
    </w:rPr>
  </w:style>
  <w:style w:type="character" w:customStyle="1" w:styleId="Heading6Char">
    <w:name w:val="Heading 6 Char"/>
    <w:basedOn w:val="DefaultParagraphFont"/>
    <w:link w:val="Heading6"/>
    <w:uiPriority w:val="9"/>
    <w:semiHidden/>
    <w:rsid w:val="00820C41"/>
    <w:rPr>
      <w:rFonts w:ascii="Calibri" w:eastAsia="Times New Roman" w:hAnsi="Calibri" w:cs="Times New Roman"/>
      <w:b/>
      <w:bCs/>
      <w:sz w:val="24"/>
      <w:lang w:val="bg-BG"/>
    </w:rPr>
  </w:style>
  <w:style w:type="character" w:customStyle="1" w:styleId="Heading7Char">
    <w:name w:val="Heading 7 Char"/>
    <w:basedOn w:val="DefaultParagraphFont"/>
    <w:link w:val="Heading7"/>
    <w:uiPriority w:val="9"/>
    <w:semiHidden/>
    <w:rsid w:val="00820C41"/>
    <w:rPr>
      <w:rFonts w:ascii="Calibri" w:eastAsia="Times New Roman" w:hAnsi="Calibri" w:cs="Times New Roman"/>
      <w:sz w:val="24"/>
      <w:szCs w:val="24"/>
      <w:lang w:val="bg-BG"/>
    </w:rPr>
  </w:style>
  <w:style w:type="character" w:customStyle="1" w:styleId="Heading8Char">
    <w:name w:val="Heading 8 Char"/>
    <w:basedOn w:val="DefaultParagraphFont"/>
    <w:link w:val="Heading8"/>
    <w:uiPriority w:val="9"/>
    <w:semiHidden/>
    <w:rsid w:val="00820C41"/>
    <w:rPr>
      <w:rFonts w:ascii="Calibri" w:eastAsia="Times New Roman" w:hAnsi="Calibri" w:cs="Times New Roman"/>
      <w:i/>
      <w:iCs/>
      <w:sz w:val="24"/>
      <w:szCs w:val="24"/>
      <w:lang w:val="bg-BG"/>
    </w:rPr>
  </w:style>
  <w:style w:type="character" w:customStyle="1" w:styleId="Heading9Char">
    <w:name w:val="Heading 9 Char"/>
    <w:basedOn w:val="DefaultParagraphFont"/>
    <w:link w:val="Heading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DefaultParagraphFont"/>
    <w:rsid w:val="00820C41"/>
  </w:style>
  <w:style w:type="character" w:styleId="Strong">
    <w:name w:val="Strong"/>
    <w:basedOn w:val="DefaultParagraphFont"/>
    <w:uiPriority w:val="22"/>
    <w:qFormat/>
    <w:rsid w:val="00820C41"/>
    <w:rPr>
      <w:b/>
      <w:bCs/>
    </w:rPr>
  </w:style>
  <w:style w:type="paragraph" w:styleId="NormalWeb">
    <w:name w:val="Normal (Web)"/>
    <w:basedOn w:val="Normal"/>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Hyperlink">
    <w:name w:val="Hyperlink"/>
    <w:basedOn w:val="DefaultParagraphFont"/>
    <w:uiPriority w:val="99"/>
    <w:unhideWhenUsed/>
    <w:rsid w:val="00525887"/>
    <w:rPr>
      <w:color w:val="0000FF"/>
      <w:u w:val="single"/>
    </w:rPr>
  </w:style>
  <w:style w:type="character" w:customStyle="1" w:styleId="Mention">
    <w:name w:val="Mention"/>
    <w:basedOn w:val="DefaultParagraphFont"/>
    <w:uiPriority w:val="99"/>
    <w:semiHidden/>
    <w:unhideWhenUsed/>
    <w:rsid w:val="00525887"/>
    <w:rPr>
      <w:color w:val="2B579A"/>
      <w:shd w:val="clear" w:color="auto" w:fill="E6E6E6"/>
    </w:rPr>
  </w:style>
  <w:style w:type="paragraph" w:styleId="BalloonText">
    <w:name w:val="Balloon Text"/>
    <w:basedOn w:val="Normal"/>
    <w:link w:val="BalloonTextChar"/>
    <w:uiPriority w:val="99"/>
    <w:semiHidden/>
    <w:unhideWhenUsed/>
    <w:rsid w:val="003D5B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B8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avel.sygic.com"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AE115-272B-4DBB-964B-25AEABFFB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14</Pages>
  <Words>2823</Words>
  <Characters>16093</Characters>
  <Application>Microsoft Office Word</Application>
  <DocSecurity>0</DocSecurity>
  <Lines>134</Lines>
  <Paragraphs>37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18879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cp:lastModifiedBy>
  <cp:revision>60</cp:revision>
  <dcterms:created xsi:type="dcterms:W3CDTF">2017-05-17T16:38:00Z</dcterms:created>
  <dcterms:modified xsi:type="dcterms:W3CDTF">2017-05-24T08:54:00Z</dcterms:modified>
</cp:coreProperties>
</file>